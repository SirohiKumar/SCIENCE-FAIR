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E0F33" w14:textId="77777777" w:rsidR="00AB430C" w:rsidRDefault="00AB430C" w:rsidP="008506E6">
      <w:pPr>
        <w:jc w:val="both"/>
        <w:rPr>
          <w:rFonts w:ascii="Arial" w:eastAsia="Arial" w:hAnsi="Arial" w:cs="Arial"/>
          <w:b/>
          <w:sz w:val="22"/>
          <w:szCs w:val="22"/>
        </w:rPr>
      </w:pPr>
      <w:r w:rsidRPr="00697DD7">
        <w:rPr>
          <w:rFonts w:ascii="Arial" w:eastAsia="Arial" w:hAnsi="Arial" w:cs="Arial"/>
          <w:b/>
          <w:sz w:val="32"/>
          <w:szCs w:val="32"/>
        </w:rPr>
        <w:t>Changing Electronic Use Behavior in Adolescents While Studying: An Interventional Psychology Experiment</w:t>
      </w:r>
    </w:p>
    <w:p w14:paraId="0DF9E395" w14:textId="77777777" w:rsidR="00AB430C" w:rsidRDefault="00AB430C" w:rsidP="008506E6">
      <w:pPr>
        <w:jc w:val="both"/>
        <w:rPr>
          <w:rFonts w:ascii="Arial" w:eastAsia="Arial" w:hAnsi="Arial" w:cs="Arial"/>
          <w:b/>
          <w:sz w:val="22"/>
          <w:szCs w:val="22"/>
        </w:rPr>
      </w:pPr>
    </w:p>
    <w:p w14:paraId="469C8C9E" w14:textId="4630EBFB" w:rsidR="00AB430C" w:rsidRDefault="00AB430C" w:rsidP="008506E6">
      <w:pPr>
        <w:jc w:val="both"/>
        <w:rPr>
          <w:rFonts w:ascii="Arial" w:eastAsia="Arial" w:hAnsi="Arial" w:cs="Arial"/>
          <w:b/>
          <w:sz w:val="22"/>
          <w:szCs w:val="22"/>
        </w:rPr>
      </w:pPr>
      <w:proofErr w:type="spellStart"/>
      <w:r>
        <w:rPr>
          <w:rFonts w:ascii="Arial" w:eastAsia="Arial" w:hAnsi="Arial" w:cs="Arial"/>
          <w:b/>
          <w:sz w:val="22"/>
          <w:szCs w:val="22"/>
        </w:rPr>
        <w:t>Sirohi</w:t>
      </w:r>
      <w:proofErr w:type="spellEnd"/>
      <w:r>
        <w:rPr>
          <w:rFonts w:ascii="Arial" w:eastAsia="Arial" w:hAnsi="Arial" w:cs="Arial"/>
          <w:b/>
          <w:sz w:val="22"/>
          <w:szCs w:val="22"/>
        </w:rPr>
        <w:t xml:space="preserve"> Kumar</w:t>
      </w:r>
      <w:r>
        <w:rPr>
          <w:rFonts w:ascii="Arial" w:eastAsia="Arial" w:hAnsi="Arial" w:cs="Arial"/>
          <w:b/>
          <w:sz w:val="22"/>
          <w:szCs w:val="22"/>
          <w:vertAlign w:val="superscript"/>
        </w:rPr>
        <w:t>1</w:t>
      </w:r>
      <w:r>
        <w:rPr>
          <w:rFonts w:ascii="Arial" w:eastAsia="Arial" w:hAnsi="Arial" w:cs="Arial"/>
          <w:b/>
          <w:sz w:val="22"/>
          <w:szCs w:val="22"/>
        </w:rPr>
        <w:t>, Dawn Burgess</w:t>
      </w:r>
      <w:r>
        <w:rPr>
          <w:rFonts w:ascii="Arial" w:eastAsia="Arial" w:hAnsi="Arial" w:cs="Arial"/>
          <w:b/>
          <w:sz w:val="22"/>
          <w:szCs w:val="22"/>
          <w:vertAlign w:val="superscript"/>
        </w:rPr>
        <w:t>2</w:t>
      </w:r>
      <w:r>
        <w:rPr>
          <w:rFonts w:ascii="Arial" w:eastAsia="Arial" w:hAnsi="Arial" w:cs="Arial"/>
          <w:b/>
          <w:sz w:val="22"/>
          <w:szCs w:val="22"/>
        </w:rPr>
        <w:t xml:space="preserve">, </w:t>
      </w:r>
    </w:p>
    <w:p w14:paraId="7ECB59CB" w14:textId="77777777" w:rsidR="00AB430C" w:rsidRDefault="00AB430C" w:rsidP="008506E6">
      <w:pPr>
        <w:jc w:val="both"/>
        <w:rPr>
          <w:rFonts w:ascii="Arial" w:eastAsia="Arial" w:hAnsi="Arial" w:cs="Arial"/>
          <w:b/>
          <w:sz w:val="22"/>
          <w:szCs w:val="22"/>
          <w:vertAlign w:val="superscript"/>
        </w:rPr>
      </w:pPr>
    </w:p>
    <w:p w14:paraId="5A40BD20" w14:textId="7A30F2BF" w:rsidR="00AB430C" w:rsidRDefault="00AB430C" w:rsidP="008506E6">
      <w:pPr>
        <w:jc w:val="both"/>
        <w:rPr>
          <w:rFonts w:ascii="Arial" w:eastAsia="Arial" w:hAnsi="Arial" w:cs="Arial"/>
          <w:sz w:val="22"/>
          <w:szCs w:val="22"/>
        </w:rPr>
      </w:pPr>
      <w:r>
        <w:rPr>
          <w:rFonts w:ascii="Arial" w:eastAsia="Arial" w:hAnsi="Arial" w:cs="Arial"/>
          <w:sz w:val="22"/>
          <w:szCs w:val="22"/>
          <w:vertAlign w:val="superscript"/>
        </w:rPr>
        <w:t xml:space="preserve">1 </w:t>
      </w:r>
      <w:commentRangeStart w:id="0"/>
      <w:r>
        <w:rPr>
          <w:rFonts w:ascii="Arial" w:eastAsia="Arial" w:hAnsi="Arial" w:cs="Arial"/>
          <w:sz w:val="22"/>
          <w:szCs w:val="22"/>
        </w:rPr>
        <w:t xml:space="preserve">Smith College, Northampton, Massachusetts </w:t>
      </w:r>
      <w:commentRangeEnd w:id="0"/>
      <w:r w:rsidR="00E05DF7">
        <w:rPr>
          <w:rStyle w:val="CommentReference"/>
        </w:rPr>
        <w:commentReference w:id="0"/>
      </w:r>
    </w:p>
    <w:p w14:paraId="4F36F237" w14:textId="777D1084" w:rsidR="00AB430C" w:rsidRDefault="00AB430C" w:rsidP="008506E6">
      <w:pPr>
        <w:jc w:val="both"/>
        <w:rPr>
          <w:rFonts w:ascii="Arial" w:eastAsia="Arial" w:hAnsi="Arial" w:cs="Arial"/>
          <w:sz w:val="22"/>
          <w:szCs w:val="22"/>
          <w:vertAlign w:val="superscript"/>
        </w:rPr>
      </w:pPr>
      <w:r>
        <w:rPr>
          <w:rFonts w:ascii="Arial" w:eastAsia="Arial" w:hAnsi="Arial" w:cs="Arial"/>
          <w:sz w:val="22"/>
          <w:szCs w:val="22"/>
          <w:vertAlign w:val="superscript"/>
        </w:rPr>
        <w:t xml:space="preserve">2 </w:t>
      </w:r>
      <w:r>
        <w:rPr>
          <w:rFonts w:ascii="Arial" w:eastAsia="Arial" w:hAnsi="Arial" w:cs="Arial"/>
          <w:sz w:val="22"/>
          <w:szCs w:val="22"/>
        </w:rPr>
        <w:t>Mount Desert Island High School, Bar Harbor, Maine</w:t>
      </w:r>
    </w:p>
    <w:p w14:paraId="49EAC93C" w14:textId="77777777" w:rsidR="00AB430C" w:rsidRDefault="00AB430C" w:rsidP="008506E6">
      <w:pPr>
        <w:jc w:val="both"/>
        <w:rPr>
          <w:rFonts w:ascii="Arial" w:eastAsia="Arial" w:hAnsi="Arial" w:cs="Arial"/>
          <w:sz w:val="22"/>
          <w:szCs w:val="22"/>
          <w:vertAlign w:val="superscript"/>
        </w:rPr>
      </w:pPr>
    </w:p>
    <w:p w14:paraId="00A4628D" w14:textId="77777777" w:rsidR="00AB430C" w:rsidRDefault="00AB430C" w:rsidP="008506E6">
      <w:pPr>
        <w:jc w:val="both"/>
        <w:rPr>
          <w:rFonts w:ascii="Arial" w:eastAsia="Arial" w:hAnsi="Arial" w:cs="Arial"/>
          <w:b/>
          <w:sz w:val="22"/>
          <w:szCs w:val="22"/>
        </w:rPr>
      </w:pPr>
    </w:p>
    <w:p w14:paraId="3D655A3E" w14:textId="77777777" w:rsidR="00AB430C" w:rsidRDefault="00AB430C" w:rsidP="008506E6">
      <w:pPr>
        <w:jc w:val="both"/>
        <w:rPr>
          <w:rFonts w:ascii="Arial" w:eastAsia="Arial" w:hAnsi="Arial" w:cs="Arial"/>
          <w:b/>
          <w:sz w:val="22"/>
          <w:szCs w:val="22"/>
        </w:rPr>
      </w:pPr>
      <w:r>
        <w:rPr>
          <w:rFonts w:ascii="Arial" w:eastAsia="Arial" w:hAnsi="Arial" w:cs="Arial"/>
          <w:b/>
          <w:sz w:val="22"/>
          <w:szCs w:val="22"/>
        </w:rPr>
        <w:t>Student Authors</w:t>
      </w:r>
    </w:p>
    <w:p w14:paraId="7443DE01" w14:textId="77777777" w:rsidR="00AB430C" w:rsidRPr="00697DD7" w:rsidRDefault="00AB430C" w:rsidP="008506E6">
      <w:pPr>
        <w:jc w:val="both"/>
        <w:rPr>
          <w:rFonts w:ascii="Arial" w:eastAsia="Arial" w:hAnsi="Arial" w:cs="Arial"/>
          <w:iCs/>
          <w:sz w:val="22"/>
          <w:szCs w:val="22"/>
        </w:rPr>
      </w:pPr>
    </w:p>
    <w:p w14:paraId="6AA8BDBA" w14:textId="6F88CB85" w:rsidR="00AB430C" w:rsidRPr="00697DD7" w:rsidRDefault="00AB430C" w:rsidP="008506E6">
      <w:pPr>
        <w:jc w:val="both"/>
        <w:rPr>
          <w:rFonts w:ascii="Arial" w:eastAsia="Arial" w:hAnsi="Arial" w:cs="Arial"/>
          <w:iCs/>
          <w:sz w:val="22"/>
          <w:szCs w:val="22"/>
        </w:rPr>
      </w:pPr>
      <w:proofErr w:type="spellStart"/>
      <w:r>
        <w:rPr>
          <w:rFonts w:ascii="Arial" w:eastAsia="Arial" w:hAnsi="Arial" w:cs="Arial"/>
          <w:iCs/>
          <w:sz w:val="22"/>
          <w:szCs w:val="22"/>
        </w:rPr>
        <w:t>Sirohi</w:t>
      </w:r>
      <w:proofErr w:type="spellEnd"/>
      <w:r>
        <w:rPr>
          <w:rFonts w:ascii="Arial" w:eastAsia="Arial" w:hAnsi="Arial" w:cs="Arial"/>
          <w:iCs/>
          <w:sz w:val="22"/>
          <w:szCs w:val="22"/>
        </w:rPr>
        <w:t xml:space="preserve"> Kumar</w:t>
      </w:r>
      <w:ins w:id="1" w:author="Mollie Harrison" w:date="2023-04-03T19:32:00Z">
        <w:r w:rsidR="00E05DF7">
          <w:rPr>
            <w:rFonts w:ascii="Arial" w:eastAsia="Arial" w:hAnsi="Arial" w:cs="Arial"/>
            <w:iCs/>
            <w:sz w:val="22"/>
            <w:szCs w:val="22"/>
          </w:rPr>
          <w:t>, High School</w:t>
        </w:r>
      </w:ins>
    </w:p>
    <w:p w14:paraId="5D6EDCD8" w14:textId="77777777" w:rsidR="00AB430C" w:rsidRDefault="00AB430C" w:rsidP="008506E6">
      <w:pPr>
        <w:spacing w:line="360" w:lineRule="auto"/>
        <w:jc w:val="both"/>
        <w:rPr>
          <w:rFonts w:ascii="Arial" w:eastAsia="Arial" w:hAnsi="Arial" w:cs="Arial"/>
          <w:b/>
          <w:sz w:val="22"/>
          <w:szCs w:val="22"/>
        </w:rPr>
      </w:pPr>
    </w:p>
    <w:p w14:paraId="0B4F453A" w14:textId="77777777" w:rsidR="00AB430C" w:rsidRDefault="00AB430C" w:rsidP="008506E6">
      <w:pPr>
        <w:spacing w:line="360" w:lineRule="auto"/>
        <w:jc w:val="both"/>
        <w:rPr>
          <w:rFonts w:ascii="Arial" w:eastAsia="Arial" w:hAnsi="Arial" w:cs="Arial"/>
          <w:b/>
          <w:sz w:val="22"/>
          <w:szCs w:val="22"/>
        </w:rPr>
      </w:pPr>
    </w:p>
    <w:p w14:paraId="7F8BC8F0" w14:textId="77777777" w:rsidR="00AB430C" w:rsidRDefault="00AB430C" w:rsidP="008506E6">
      <w:pPr>
        <w:spacing w:line="360" w:lineRule="auto"/>
        <w:jc w:val="both"/>
        <w:rPr>
          <w:rFonts w:ascii="Arial" w:eastAsia="Arial" w:hAnsi="Arial" w:cs="Arial"/>
          <w:b/>
          <w:sz w:val="22"/>
          <w:szCs w:val="22"/>
        </w:rPr>
      </w:pPr>
    </w:p>
    <w:p w14:paraId="4D962C7E" w14:textId="77777777" w:rsidR="00AB430C" w:rsidRDefault="00AB430C" w:rsidP="008506E6">
      <w:pPr>
        <w:spacing w:line="360" w:lineRule="auto"/>
        <w:jc w:val="both"/>
        <w:rPr>
          <w:rFonts w:ascii="Arial" w:eastAsia="Arial" w:hAnsi="Arial" w:cs="Arial"/>
          <w:b/>
          <w:sz w:val="22"/>
          <w:szCs w:val="22"/>
        </w:rPr>
      </w:pPr>
    </w:p>
    <w:p w14:paraId="487E7775" w14:textId="77777777" w:rsidR="00AB430C" w:rsidRDefault="00AB430C" w:rsidP="008506E6">
      <w:pPr>
        <w:spacing w:line="360" w:lineRule="auto"/>
        <w:jc w:val="both"/>
        <w:rPr>
          <w:rFonts w:ascii="Arial" w:eastAsia="Arial" w:hAnsi="Arial" w:cs="Arial"/>
          <w:b/>
          <w:sz w:val="22"/>
          <w:szCs w:val="22"/>
        </w:rPr>
      </w:pPr>
    </w:p>
    <w:p w14:paraId="0A6E63CA" w14:textId="77777777" w:rsidR="00AB430C" w:rsidRDefault="00AB430C" w:rsidP="008506E6">
      <w:pPr>
        <w:spacing w:line="360" w:lineRule="auto"/>
        <w:jc w:val="both"/>
        <w:rPr>
          <w:rFonts w:ascii="Arial" w:eastAsia="Arial" w:hAnsi="Arial" w:cs="Arial"/>
          <w:b/>
          <w:sz w:val="22"/>
          <w:szCs w:val="22"/>
        </w:rPr>
      </w:pPr>
    </w:p>
    <w:p w14:paraId="690EA910" w14:textId="77777777" w:rsidR="00AB430C" w:rsidRDefault="00AB430C" w:rsidP="008506E6">
      <w:pPr>
        <w:spacing w:line="360" w:lineRule="auto"/>
        <w:jc w:val="both"/>
        <w:rPr>
          <w:rFonts w:ascii="Arial" w:eastAsia="Arial" w:hAnsi="Arial" w:cs="Arial"/>
          <w:b/>
          <w:sz w:val="22"/>
          <w:szCs w:val="22"/>
        </w:rPr>
      </w:pPr>
    </w:p>
    <w:p w14:paraId="1DBB1984" w14:textId="77777777" w:rsidR="00AB430C" w:rsidRDefault="00AB430C" w:rsidP="008506E6">
      <w:pPr>
        <w:spacing w:line="360" w:lineRule="auto"/>
        <w:jc w:val="both"/>
        <w:rPr>
          <w:rFonts w:ascii="Arial" w:eastAsia="Arial" w:hAnsi="Arial" w:cs="Arial"/>
          <w:b/>
          <w:sz w:val="22"/>
          <w:szCs w:val="22"/>
        </w:rPr>
      </w:pPr>
    </w:p>
    <w:p w14:paraId="6CF9EA6B" w14:textId="77777777" w:rsidR="00AB430C" w:rsidRDefault="00AB430C" w:rsidP="008506E6">
      <w:pPr>
        <w:spacing w:line="360" w:lineRule="auto"/>
        <w:jc w:val="both"/>
        <w:rPr>
          <w:rFonts w:ascii="Arial" w:eastAsia="Arial" w:hAnsi="Arial" w:cs="Arial"/>
          <w:b/>
          <w:sz w:val="22"/>
          <w:szCs w:val="22"/>
        </w:rPr>
      </w:pPr>
    </w:p>
    <w:p w14:paraId="68C20E1E" w14:textId="77777777" w:rsidR="00AB430C" w:rsidRDefault="00AB430C" w:rsidP="008506E6">
      <w:pPr>
        <w:spacing w:line="360" w:lineRule="auto"/>
        <w:jc w:val="both"/>
        <w:rPr>
          <w:rFonts w:ascii="Arial" w:eastAsia="Arial" w:hAnsi="Arial" w:cs="Arial"/>
          <w:b/>
          <w:sz w:val="22"/>
          <w:szCs w:val="22"/>
        </w:rPr>
      </w:pPr>
    </w:p>
    <w:p w14:paraId="7CE25BAE" w14:textId="77777777" w:rsidR="00AB430C" w:rsidRDefault="00AB430C" w:rsidP="008506E6">
      <w:pPr>
        <w:spacing w:line="360" w:lineRule="auto"/>
        <w:jc w:val="both"/>
        <w:rPr>
          <w:rFonts w:ascii="Arial" w:eastAsia="Arial" w:hAnsi="Arial" w:cs="Arial"/>
          <w:b/>
          <w:sz w:val="22"/>
          <w:szCs w:val="22"/>
        </w:rPr>
      </w:pPr>
    </w:p>
    <w:p w14:paraId="52572D4B" w14:textId="77777777" w:rsidR="00AB430C" w:rsidRDefault="00AB430C" w:rsidP="008506E6">
      <w:pPr>
        <w:spacing w:line="360" w:lineRule="auto"/>
        <w:jc w:val="both"/>
        <w:rPr>
          <w:rFonts w:ascii="Arial" w:eastAsia="Arial" w:hAnsi="Arial" w:cs="Arial"/>
          <w:b/>
          <w:sz w:val="22"/>
          <w:szCs w:val="22"/>
        </w:rPr>
      </w:pPr>
    </w:p>
    <w:p w14:paraId="1B9DF0E6" w14:textId="77777777" w:rsidR="00AB430C" w:rsidRDefault="00AB430C" w:rsidP="008506E6">
      <w:pPr>
        <w:spacing w:line="360" w:lineRule="auto"/>
        <w:jc w:val="both"/>
        <w:rPr>
          <w:rFonts w:ascii="Arial" w:eastAsia="Arial" w:hAnsi="Arial" w:cs="Arial"/>
          <w:b/>
          <w:sz w:val="22"/>
          <w:szCs w:val="22"/>
        </w:rPr>
      </w:pPr>
    </w:p>
    <w:p w14:paraId="58A6A6D5" w14:textId="77777777" w:rsidR="00AB430C" w:rsidRDefault="00AB430C" w:rsidP="008506E6">
      <w:pPr>
        <w:spacing w:line="360" w:lineRule="auto"/>
        <w:jc w:val="both"/>
        <w:rPr>
          <w:rFonts w:ascii="Arial" w:eastAsia="Arial" w:hAnsi="Arial" w:cs="Arial"/>
          <w:b/>
          <w:sz w:val="22"/>
          <w:szCs w:val="22"/>
        </w:rPr>
      </w:pPr>
    </w:p>
    <w:p w14:paraId="1BF4A8EB" w14:textId="77777777" w:rsidR="00AB430C" w:rsidRDefault="00AB430C" w:rsidP="008506E6">
      <w:pPr>
        <w:spacing w:line="360" w:lineRule="auto"/>
        <w:jc w:val="both"/>
        <w:rPr>
          <w:rFonts w:ascii="Arial" w:eastAsia="Arial" w:hAnsi="Arial" w:cs="Arial"/>
          <w:b/>
          <w:sz w:val="22"/>
          <w:szCs w:val="22"/>
        </w:rPr>
      </w:pPr>
    </w:p>
    <w:p w14:paraId="02B3890B" w14:textId="77777777" w:rsidR="00AB430C" w:rsidRDefault="00AB430C" w:rsidP="008506E6">
      <w:pPr>
        <w:spacing w:line="360" w:lineRule="auto"/>
        <w:jc w:val="both"/>
        <w:rPr>
          <w:rFonts w:ascii="Arial" w:eastAsia="Arial" w:hAnsi="Arial" w:cs="Arial"/>
          <w:b/>
          <w:sz w:val="22"/>
          <w:szCs w:val="22"/>
        </w:rPr>
      </w:pPr>
    </w:p>
    <w:p w14:paraId="7319D475" w14:textId="77777777" w:rsidR="00AB430C" w:rsidRDefault="00AB430C" w:rsidP="008506E6">
      <w:pPr>
        <w:spacing w:line="360" w:lineRule="auto"/>
        <w:jc w:val="both"/>
        <w:rPr>
          <w:rFonts w:ascii="Arial" w:eastAsia="Arial" w:hAnsi="Arial" w:cs="Arial"/>
          <w:b/>
          <w:sz w:val="22"/>
          <w:szCs w:val="22"/>
        </w:rPr>
      </w:pPr>
    </w:p>
    <w:p w14:paraId="16275C60" w14:textId="77777777" w:rsidR="00AB430C" w:rsidRDefault="00AB430C" w:rsidP="008506E6">
      <w:pPr>
        <w:spacing w:line="360" w:lineRule="auto"/>
        <w:jc w:val="both"/>
        <w:rPr>
          <w:rFonts w:ascii="Arial" w:eastAsia="Arial" w:hAnsi="Arial" w:cs="Arial"/>
          <w:b/>
          <w:sz w:val="22"/>
          <w:szCs w:val="22"/>
        </w:rPr>
      </w:pPr>
    </w:p>
    <w:p w14:paraId="10EEA989" w14:textId="77777777" w:rsidR="00AB430C" w:rsidRDefault="00AB430C" w:rsidP="008506E6">
      <w:pPr>
        <w:spacing w:line="360" w:lineRule="auto"/>
        <w:jc w:val="both"/>
        <w:rPr>
          <w:rFonts w:ascii="Arial" w:eastAsia="Arial" w:hAnsi="Arial" w:cs="Arial"/>
          <w:b/>
          <w:sz w:val="22"/>
          <w:szCs w:val="22"/>
        </w:rPr>
      </w:pPr>
    </w:p>
    <w:p w14:paraId="79D32567" w14:textId="77777777" w:rsidR="00AB430C" w:rsidRDefault="00AB430C" w:rsidP="008506E6">
      <w:pPr>
        <w:spacing w:line="360" w:lineRule="auto"/>
        <w:jc w:val="both"/>
        <w:rPr>
          <w:rFonts w:ascii="Arial" w:eastAsia="Arial" w:hAnsi="Arial" w:cs="Arial"/>
          <w:b/>
          <w:sz w:val="22"/>
          <w:szCs w:val="22"/>
        </w:rPr>
      </w:pPr>
    </w:p>
    <w:p w14:paraId="4D51B072" w14:textId="77777777" w:rsidR="00AB430C" w:rsidRDefault="00AB430C" w:rsidP="008506E6">
      <w:pPr>
        <w:spacing w:line="360" w:lineRule="auto"/>
        <w:jc w:val="both"/>
        <w:rPr>
          <w:rFonts w:ascii="Arial" w:eastAsia="Arial" w:hAnsi="Arial" w:cs="Arial"/>
          <w:b/>
          <w:sz w:val="22"/>
          <w:szCs w:val="22"/>
        </w:rPr>
      </w:pPr>
    </w:p>
    <w:p w14:paraId="398F3D47" w14:textId="77777777" w:rsidR="00AB430C" w:rsidRDefault="00AB430C" w:rsidP="008506E6">
      <w:pPr>
        <w:spacing w:line="360" w:lineRule="auto"/>
        <w:jc w:val="both"/>
        <w:rPr>
          <w:rFonts w:ascii="Arial" w:eastAsia="Arial" w:hAnsi="Arial" w:cs="Arial"/>
          <w:b/>
          <w:sz w:val="22"/>
          <w:szCs w:val="22"/>
        </w:rPr>
      </w:pPr>
    </w:p>
    <w:p w14:paraId="646ABEA2" w14:textId="77777777" w:rsidR="00AB430C" w:rsidRDefault="00AB430C" w:rsidP="008506E6">
      <w:pPr>
        <w:spacing w:line="360" w:lineRule="auto"/>
        <w:jc w:val="both"/>
        <w:rPr>
          <w:rFonts w:ascii="Arial" w:eastAsia="Arial" w:hAnsi="Arial" w:cs="Arial"/>
          <w:b/>
          <w:sz w:val="22"/>
          <w:szCs w:val="22"/>
        </w:rPr>
      </w:pPr>
    </w:p>
    <w:p w14:paraId="64FA2922" w14:textId="77777777" w:rsidR="00AB430C" w:rsidRDefault="00AB430C" w:rsidP="008506E6">
      <w:pPr>
        <w:spacing w:line="360" w:lineRule="auto"/>
        <w:jc w:val="both"/>
        <w:rPr>
          <w:rFonts w:ascii="Arial" w:eastAsia="Arial" w:hAnsi="Arial" w:cs="Arial"/>
          <w:b/>
          <w:sz w:val="22"/>
          <w:szCs w:val="22"/>
        </w:rPr>
      </w:pPr>
    </w:p>
    <w:p w14:paraId="304A7C30" w14:textId="77777777" w:rsidR="00AB430C" w:rsidRDefault="00AB430C" w:rsidP="008506E6">
      <w:pPr>
        <w:spacing w:line="360" w:lineRule="auto"/>
        <w:jc w:val="both"/>
        <w:rPr>
          <w:rFonts w:ascii="Arial" w:eastAsia="Arial" w:hAnsi="Arial" w:cs="Arial"/>
          <w:b/>
          <w:sz w:val="22"/>
          <w:szCs w:val="22"/>
        </w:rPr>
      </w:pPr>
    </w:p>
    <w:p w14:paraId="1B80754D" w14:textId="43FF32BE" w:rsidR="001C052B" w:rsidRPr="00A3783C" w:rsidRDefault="001C052B" w:rsidP="008506E6">
      <w:pPr>
        <w:spacing w:line="360" w:lineRule="auto"/>
        <w:jc w:val="both"/>
        <w:rPr>
          <w:rFonts w:ascii="Arial" w:eastAsia="Arial" w:hAnsi="Arial" w:cs="Arial"/>
          <w:b/>
          <w:sz w:val="22"/>
          <w:szCs w:val="22"/>
        </w:rPr>
      </w:pPr>
      <w:r w:rsidRPr="00A3783C">
        <w:rPr>
          <w:rFonts w:ascii="Arial" w:eastAsia="Arial" w:hAnsi="Arial" w:cs="Arial"/>
          <w:b/>
          <w:sz w:val="22"/>
          <w:szCs w:val="22"/>
        </w:rPr>
        <w:lastRenderedPageBreak/>
        <w:t>SUMMARY</w:t>
      </w:r>
    </w:p>
    <w:p w14:paraId="4D8AD24A" w14:textId="3A3ED111" w:rsidR="001C052B" w:rsidRPr="00A3783C" w:rsidRDefault="001C052B" w:rsidP="008506E6">
      <w:pPr>
        <w:spacing w:line="360" w:lineRule="auto"/>
        <w:jc w:val="both"/>
        <w:rPr>
          <w:rFonts w:ascii="Arial" w:eastAsia="Arial" w:hAnsi="Arial" w:cs="Arial"/>
          <w:sz w:val="22"/>
          <w:szCs w:val="22"/>
        </w:rPr>
      </w:pPr>
      <w:r w:rsidRPr="00A3783C">
        <w:rPr>
          <w:rFonts w:ascii="Arial" w:eastAsia="Arial" w:hAnsi="Arial" w:cs="Arial"/>
          <w:iCs/>
          <w:sz w:val="22"/>
          <w:szCs w:val="22"/>
        </w:rPr>
        <w:t xml:space="preserve">In an increasingly technological world, electronic distractions are ubiquitous and make focused studying difficult. Students surround themselves with technology while studying, despite a plethora of evidence that cell phones, television, and social media negatively impact academic performance. Thus, it seems that theoretical knowledge of the negative effects of electronic distraction on academic performance alone is insufficient to change </w:t>
      </w:r>
      <w:r w:rsidR="0036535E" w:rsidRPr="00A3783C">
        <w:rPr>
          <w:rFonts w:ascii="Arial" w:eastAsia="Arial" w:hAnsi="Arial" w:cs="Arial"/>
          <w:iCs/>
          <w:sz w:val="22"/>
          <w:szCs w:val="22"/>
        </w:rPr>
        <w:t>students’</w:t>
      </w:r>
      <w:r w:rsidRPr="00A3783C">
        <w:rPr>
          <w:rFonts w:ascii="Arial" w:eastAsia="Arial" w:hAnsi="Arial" w:cs="Arial"/>
          <w:iCs/>
          <w:sz w:val="22"/>
          <w:szCs w:val="22"/>
        </w:rPr>
        <w:t xml:space="preserve"> study habits. In this paper, </w:t>
      </w:r>
      <w:commentRangeStart w:id="2"/>
      <w:ins w:id="3" w:author="Mollie Harrison" w:date="2023-04-03T19:37:00Z">
        <w:r w:rsidR="00E05DF7">
          <w:rPr>
            <w:rFonts w:ascii="Arial" w:eastAsia="Arial" w:hAnsi="Arial" w:cs="Arial"/>
            <w:iCs/>
            <w:sz w:val="22"/>
            <w:szCs w:val="22"/>
          </w:rPr>
          <w:t>we</w:t>
        </w:r>
        <w:commentRangeEnd w:id="2"/>
        <w:r w:rsidR="00E05DF7">
          <w:rPr>
            <w:rStyle w:val="CommentReference"/>
          </w:rPr>
          <w:commentReference w:id="2"/>
        </w:r>
      </w:ins>
      <w:del w:id="4" w:author="Mollie Harrison" w:date="2023-04-03T19:37:00Z">
        <w:r w:rsidRPr="00A3783C" w:rsidDel="00E05DF7">
          <w:rPr>
            <w:rFonts w:ascii="Arial" w:eastAsia="Arial" w:hAnsi="Arial" w:cs="Arial"/>
            <w:iCs/>
            <w:sz w:val="22"/>
            <w:szCs w:val="22"/>
          </w:rPr>
          <w:delText>I</w:delText>
        </w:r>
      </w:del>
      <w:r w:rsidRPr="00A3783C">
        <w:rPr>
          <w:rFonts w:ascii="Arial" w:eastAsia="Arial" w:hAnsi="Arial" w:cs="Arial"/>
          <w:iCs/>
          <w:sz w:val="22"/>
          <w:szCs w:val="22"/>
        </w:rPr>
        <w:t xml:space="preserve"> hypothesized that if high school students witnessed the change in their academic performance due to electronic distractions</w:t>
      </w:r>
      <w:r w:rsidR="0036535E" w:rsidRPr="00A3783C">
        <w:rPr>
          <w:rFonts w:ascii="Arial" w:eastAsia="Arial" w:hAnsi="Arial" w:cs="Arial"/>
          <w:iCs/>
          <w:sz w:val="22"/>
          <w:szCs w:val="22"/>
        </w:rPr>
        <w:t xml:space="preserve"> first-hand</w:t>
      </w:r>
      <w:r w:rsidRPr="00A3783C">
        <w:rPr>
          <w:rFonts w:ascii="Arial" w:eastAsia="Arial" w:hAnsi="Arial" w:cs="Arial"/>
          <w:iCs/>
          <w:sz w:val="22"/>
          <w:szCs w:val="22"/>
        </w:rPr>
        <w:t xml:space="preserve">, they </w:t>
      </w:r>
      <w:r w:rsidR="0036535E" w:rsidRPr="00A3783C">
        <w:rPr>
          <w:rFonts w:ascii="Arial" w:eastAsia="Arial" w:hAnsi="Arial" w:cs="Arial"/>
          <w:iCs/>
          <w:sz w:val="22"/>
          <w:szCs w:val="22"/>
        </w:rPr>
        <w:t xml:space="preserve">would be </w:t>
      </w:r>
      <w:r w:rsidRPr="00A3783C">
        <w:rPr>
          <w:rFonts w:ascii="Arial" w:eastAsia="Arial" w:hAnsi="Arial" w:cs="Arial"/>
          <w:iCs/>
          <w:sz w:val="22"/>
          <w:szCs w:val="22"/>
        </w:rPr>
        <w:t xml:space="preserve">more likely to change their study habits. </w:t>
      </w:r>
      <w:ins w:id="5" w:author="Mollie Harrison" w:date="2023-04-03T19:38:00Z">
        <w:r w:rsidR="00E05DF7">
          <w:rPr>
            <w:rFonts w:ascii="Arial" w:eastAsia="Arial" w:hAnsi="Arial" w:cs="Arial"/>
            <w:iCs/>
            <w:sz w:val="22"/>
            <w:szCs w:val="22"/>
          </w:rPr>
          <w:t>We</w:t>
        </w:r>
      </w:ins>
      <w:del w:id="6" w:author="Mollie Harrison" w:date="2023-04-03T19:38:00Z">
        <w:r w:rsidRPr="00A3783C" w:rsidDel="00E05DF7">
          <w:rPr>
            <w:rFonts w:ascii="Arial" w:eastAsia="Arial" w:hAnsi="Arial" w:cs="Arial"/>
            <w:iCs/>
            <w:sz w:val="22"/>
            <w:szCs w:val="22"/>
          </w:rPr>
          <w:delText>I</w:delText>
        </w:r>
      </w:del>
      <w:r w:rsidRPr="00A3783C">
        <w:rPr>
          <w:rFonts w:ascii="Arial" w:eastAsia="Arial" w:hAnsi="Arial" w:cs="Arial"/>
          <w:iCs/>
          <w:sz w:val="22"/>
          <w:szCs w:val="22"/>
        </w:rPr>
        <w:t xml:space="preserve"> conducted an interventional psychology experiment to test the memory of high school students with </w:t>
      </w:r>
      <w:r w:rsidR="0036535E" w:rsidRPr="00A3783C">
        <w:rPr>
          <w:rFonts w:ascii="Arial" w:eastAsia="Arial" w:hAnsi="Arial" w:cs="Arial"/>
          <w:iCs/>
          <w:sz w:val="22"/>
          <w:szCs w:val="22"/>
        </w:rPr>
        <w:t xml:space="preserve">various </w:t>
      </w:r>
      <w:r w:rsidRPr="00A3783C">
        <w:rPr>
          <w:rFonts w:ascii="Arial" w:eastAsia="Arial" w:hAnsi="Arial" w:cs="Arial"/>
          <w:iCs/>
          <w:sz w:val="22"/>
          <w:szCs w:val="22"/>
        </w:rPr>
        <w:t xml:space="preserve">distractions present. The </w:t>
      </w:r>
      <w:r w:rsidR="0036535E" w:rsidRPr="00A3783C">
        <w:rPr>
          <w:rFonts w:ascii="Arial" w:eastAsia="Arial" w:hAnsi="Arial" w:cs="Arial"/>
          <w:iCs/>
          <w:sz w:val="22"/>
          <w:szCs w:val="22"/>
        </w:rPr>
        <w:t xml:space="preserve">students </w:t>
      </w:r>
      <w:r w:rsidRPr="00A3783C">
        <w:rPr>
          <w:rFonts w:ascii="Arial" w:eastAsia="Arial" w:hAnsi="Arial" w:cs="Arial"/>
          <w:iCs/>
          <w:sz w:val="22"/>
          <w:szCs w:val="22"/>
        </w:rPr>
        <w:t>performed these tests while listening</w:t>
      </w:r>
      <w:r w:rsidR="003251CC" w:rsidRPr="00A3783C">
        <w:rPr>
          <w:rFonts w:ascii="Arial" w:eastAsia="Arial" w:hAnsi="Arial" w:cs="Arial"/>
          <w:iCs/>
          <w:sz w:val="22"/>
          <w:szCs w:val="22"/>
        </w:rPr>
        <w:t xml:space="preserve"> to</w:t>
      </w:r>
      <w:r w:rsidRPr="00A3783C">
        <w:rPr>
          <w:rFonts w:ascii="Arial" w:eastAsia="Arial" w:hAnsi="Arial" w:cs="Arial"/>
          <w:iCs/>
          <w:sz w:val="22"/>
          <w:szCs w:val="22"/>
        </w:rPr>
        <w:t xml:space="preserve"> instrumental music, lyrical music</w:t>
      </w:r>
      <w:r w:rsidR="003251CC" w:rsidRPr="00A3783C">
        <w:rPr>
          <w:rFonts w:ascii="Arial" w:eastAsia="Arial" w:hAnsi="Arial" w:cs="Arial"/>
          <w:iCs/>
          <w:sz w:val="22"/>
          <w:szCs w:val="22"/>
        </w:rPr>
        <w:t>, television</w:t>
      </w:r>
      <w:commentRangeStart w:id="7"/>
      <w:ins w:id="8" w:author="Herderschee, Hayley" w:date="2023-03-07T09:50:00Z">
        <w:r w:rsidR="008506E6">
          <w:rPr>
            <w:rFonts w:ascii="Arial" w:eastAsia="Arial" w:hAnsi="Arial" w:cs="Arial"/>
            <w:iCs/>
            <w:sz w:val="22"/>
            <w:szCs w:val="22"/>
          </w:rPr>
          <w:t>,</w:t>
        </w:r>
      </w:ins>
      <w:commentRangeEnd w:id="7"/>
      <w:ins w:id="9" w:author="Herderschee, Hayley" w:date="2023-03-07T09:52:00Z">
        <w:r w:rsidR="008506E6">
          <w:rPr>
            <w:rStyle w:val="CommentReference"/>
          </w:rPr>
          <w:commentReference w:id="7"/>
        </w:r>
      </w:ins>
      <w:r w:rsidR="003251CC" w:rsidRPr="00A3783C">
        <w:rPr>
          <w:rFonts w:ascii="Arial" w:eastAsia="Arial" w:hAnsi="Arial" w:cs="Arial"/>
          <w:iCs/>
          <w:sz w:val="22"/>
          <w:szCs w:val="22"/>
        </w:rPr>
        <w:t xml:space="preserve"> </w:t>
      </w:r>
      <w:del w:id="10" w:author="Mollie Harrison" w:date="2023-04-03T19:39:00Z">
        <w:r w:rsidR="003251CC" w:rsidRPr="00A3783C" w:rsidDel="00E05DF7">
          <w:rPr>
            <w:rFonts w:ascii="Arial" w:eastAsia="Arial" w:hAnsi="Arial" w:cs="Arial"/>
            <w:iCs/>
            <w:sz w:val="22"/>
            <w:szCs w:val="22"/>
          </w:rPr>
          <w:delText xml:space="preserve">and </w:delText>
        </w:r>
      </w:del>
      <w:ins w:id="11" w:author="Mollie Harrison" w:date="2023-04-03T19:39:00Z">
        <w:r w:rsidR="00E05DF7">
          <w:rPr>
            <w:rFonts w:ascii="Arial" w:eastAsia="Arial" w:hAnsi="Arial" w:cs="Arial"/>
            <w:iCs/>
            <w:sz w:val="22"/>
            <w:szCs w:val="22"/>
          </w:rPr>
          <w:t>or</w:t>
        </w:r>
        <w:r w:rsidR="00E05DF7" w:rsidRPr="00A3783C">
          <w:rPr>
            <w:rFonts w:ascii="Arial" w:eastAsia="Arial" w:hAnsi="Arial" w:cs="Arial"/>
            <w:iCs/>
            <w:sz w:val="22"/>
            <w:szCs w:val="22"/>
          </w:rPr>
          <w:t xml:space="preserve"> </w:t>
        </w:r>
      </w:ins>
      <w:r w:rsidR="003251CC" w:rsidRPr="00A3783C">
        <w:rPr>
          <w:rFonts w:ascii="Arial" w:eastAsia="Arial" w:hAnsi="Arial" w:cs="Arial"/>
          <w:iCs/>
          <w:sz w:val="22"/>
          <w:szCs w:val="22"/>
        </w:rPr>
        <w:t>in silence</w:t>
      </w:r>
      <w:commentRangeStart w:id="12"/>
      <w:commentRangeStart w:id="13"/>
      <w:r w:rsidRPr="00A3783C">
        <w:rPr>
          <w:rFonts w:ascii="Arial" w:eastAsia="Arial" w:hAnsi="Arial" w:cs="Arial"/>
          <w:iCs/>
          <w:sz w:val="22"/>
          <w:szCs w:val="22"/>
        </w:rPr>
        <w:t xml:space="preserve">. </w:t>
      </w:r>
      <w:commentRangeStart w:id="14"/>
      <w:r w:rsidRPr="00A3783C">
        <w:rPr>
          <w:rFonts w:ascii="Arial" w:eastAsia="Arial" w:hAnsi="Arial" w:cs="Arial"/>
          <w:iCs/>
          <w:sz w:val="22"/>
          <w:szCs w:val="22"/>
        </w:rPr>
        <w:t xml:space="preserve">A control group of students was instructed </w:t>
      </w:r>
      <w:commentRangeEnd w:id="12"/>
      <w:r w:rsidR="008506E6">
        <w:rPr>
          <w:rStyle w:val="CommentReference"/>
        </w:rPr>
        <w:commentReference w:id="12"/>
      </w:r>
      <w:commentRangeEnd w:id="13"/>
      <w:r w:rsidR="00E05DF7">
        <w:rPr>
          <w:rStyle w:val="CommentReference"/>
        </w:rPr>
        <w:commentReference w:id="13"/>
      </w:r>
      <w:r w:rsidRPr="00A3783C">
        <w:rPr>
          <w:rFonts w:ascii="Arial" w:eastAsia="Arial" w:hAnsi="Arial" w:cs="Arial"/>
          <w:iCs/>
          <w:sz w:val="22"/>
          <w:szCs w:val="22"/>
        </w:rPr>
        <w:t>to read several facts about the negative effects of electronic distraction on academic performance from published papers, simulating second-hand learning</w:t>
      </w:r>
      <w:commentRangeEnd w:id="14"/>
      <w:r w:rsidR="00E05DF7">
        <w:rPr>
          <w:rStyle w:val="CommentReference"/>
        </w:rPr>
        <w:commentReference w:id="14"/>
      </w:r>
      <w:r w:rsidRPr="00A3783C">
        <w:rPr>
          <w:rFonts w:ascii="Arial" w:eastAsia="Arial" w:hAnsi="Arial" w:cs="Arial"/>
          <w:iCs/>
          <w:sz w:val="22"/>
          <w:szCs w:val="22"/>
        </w:rPr>
        <w:t xml:space="preserve">. </w:t>
      </w:r>
      <w:r w:rsidR="003251CC" w:rsidRPr="00A3783C">
        <w:rPr>
          <w:rFonts w:ascii="Arial" w:eastAsia="Arial" w:hAnsi="Arial" w:cs="Arial"/>
          <w:iCs/>
          <w:sz w:val="22"/>
          <w:szCs w:val="22"/>
        </w:rPr>
        <w:t>After the</w:t>
      </w:r>
      <w:del w:id="15" w:author="Mollie Harrison" w:date="2023-04-03T19:42:00Z">
        <w:r w:rsidR="003251CC" w:rsidRPr="00A3783C" w:rsidDel="00045202">
          <w:rPr>
            <w:rFonts w:ascii="Arial" w:eastAsia="Arial" w:hAnsi="Arial" w:cs="Arial"/>
            <w:iCs/>
            <w:sz w:val="22"/>
            <w:szCs w:val="22"/>
          </w:rPr>
          <w:delText>ir</w:delText>
        </w:r>
      </w:del>
      <w:r w:rsidR="003251CC" w:rsidRPr="00A3783C">
        <w:rPr>
          <w:rFonts w:ascii="Arial" w:eastAsia="Arial" w:hAnsi="Arial" w:cs="Arial"/>
          <w:iCs/>
          <w:sz w:val="22"/>
          <w:szCs w:val="22"/>
        </w:rPr>
        <w:t xml:space="preserve"> interventions, both groups were </w:t>
      </w:r>
      <w:r w:rsidRPr="00A3783C">
        <w:rPr>
          <w:rFonts w:ascii="Arial" w:eastAsia="Arial" w:hAnsi="Arial" w:cs="Arial"/>
          <w:iCs/>
          <w:sz w:val="22"/>
          <w:szCs w:val="22"/>
        </w:rPr>
        <w:t xml:space="preserve">asked if they would change their study habits based on what they had learned. All </w:t>
      </w:r>
      <w:r w:rsidR="003251CC" w:rsidRPr="00A3783C">
        <w:rPr>
          <w:rFonts w:ascii="Arial" w:eastAsia="Arial" w:hAnsi="Arial" w:cs="Arial"/>
          <w:iCs/>
          <w:sz w:val="22"/>
          <w:szCs w:val="22"/>
        </w:rPr>
        <w:t xml:space="preserve">students </w:t>
      </w:r>
      <w:r w:rsidRPr="00A3783C">
        <w:rPr>
          <w:rFonts w:ascii="Arial" w:eastAsia="Arial" w:hAnsi="Arial" w:cs="Arial"/>
          <w:iCs/>
          <w:sz w:val="22"/>
          <w:szCs w:val="22"/>
        </w:rPr>
        <w:t xml:space="preserve">were </w:t>
      </w:r>
      <w:ins w:id="16" w:author="Mollie Harrison" w:date="2023-04-03T19:42:00Z">
        <w:r w:rsidR="00045202">
          <w:rPr>
            <w:rFonts w:ascii="Arial" w:eastAsia="Arial" w:hAnsi="Arial" w:cs="Arial"/>
            <w:iCs/>
            <w:sz w:val="22"/>
            <w:szCs w:val="22"/>
          </w:rPr>
          <w:t xml:space="preserve">then </w:t>
        </w:r>
      </w:ins>
      <w:r w:rsidRPr="00A3783C">
        <w:rPr>
          <w:rFonts w:ascii="Arial" w:eastAsia="Arial" w:hAnsi="Arial" w:cs="Arial"/>
          <w:iCs/>
          <w:sz w:val="22"/>
          <w:szCs w:val="22"/>
        </w:rPr>
        <w:t>surveyed two weeks after the</w:t>
      </w:r>
      <w:del w:id="17" w:author="Mollie Harrison" w:date="2023-04-03T19:42:00Z">
        <w:r w:rsidR="003251CC" w:rsidRPr="00A3783C" w:rsidDel="00045202">
          <w:rPr>
            <w:rFonts w:ascii="Arial" w:eastAsia="Arial" w:hAnsi="Arial" w:cs="Arial"/>
            <w:iCs/>
            <w:sz w:val="22"/>
            <w:szCs w:val="22"/>
          </w:rPr>
          <w:delText>ir</w:delText>
        </w:r>
      </w:del>
      <w:r w:rsidR="003251CC" w:rsidRPr="00A3783C">
        <w:rPr>
          <w:rFonts w:ascii="Arial" w:eastAsia="Arial" w:hAnsi="Arial" w:cs="Arial"/>
          <w:iCs/>
          <w:sz w:val="22"/>
          <w:szCs w:val="22"/>
        </w:rPr>
        <w:t xml:space="preserve"> interventions </w:t>
      </w:r>
      <w:r w:rsidRPr="00A3783C">
        <w:rPr>
          <w:rFonts w:ascii="Arial" w:eastAsia="Arial" w:hAnsi="Arial" w:cs="Arial"/>
          <w:iCs/>
          <w:sz w:val="22"/>
          <w:szCs w:val="22"/>
        </w:rPr>
        <w:t>to determine if th</w:t>
      </w:r>
      <w:r w:rsidR="003251CC" w:rsidRPr="00A3783C">
        <w:rPr>
          <w:rFonts w:ascii="Arial" w:eastAsia="Arial" w:hAnsi="Arial" w:cs="Arial"/>
          <w:iCs/>
          <w:sz w:val="22"/>
          <w:szCs w:val="22"/>
        </w:rPr>
        <w:t>ey demonstrated changes in their study habits</w:t>
      </w:r>
      <w:r w:rsidRPr="00A3783C">
        <w:rPr>
          <w:rFonts w:ascii="Arial" w:eastAsia="Arial" w:hAnsi="Arial" w:cs="Arial"/>
          <w:iCs/>
          <w:sz w:val="22"/>
          <w:szCs w:val="22"/>
        </w:rPr>
        <w:t xml:space="preserve">. </w:t>
      </w:r>
      <w:r w:rsidR="003251CC" w:rsidRPr="00A3783C">
        <w:rPr>
          <w:rFonts w:ascii="Arial" w:eastAsia="Arial" w:hAnsi="Arial" w:cs="Arial"/>
          <w:iCs/>
          <w:sz w:val="22"/>
          <w:szCs w:val="22"/>
        </w:rPr>
        <w:t>A</w:t>
      </w:r>
      <w:r w:rsidRPr="00A3783C">
        <w:rPr>
          <w:rFonts w:ascii="Arial" w:eastAsia="Arial" w:hAnsi="Arial" w:cs="Arial"/>
          <w:iCs/>
          <w:sz w:val="22"/>
          <w:szCs w:val="22"/>
        </w:rPr>
        <w:t xml:space="preserve">lthough </w:t>
      </w:r>
      <w:r w:rsidR="003251CC" w:rsidRPr="00A3783C">
        <w:rPr>
          <w:rFonts w:ascii="Arial" w:eastAsia="Arial" w:hAnsi="Arial" w:cs="Arial"/>
          <w:iCs/>
          <w:sz w:val="22"/>
          <w:szCs w:val="22"/>
        </w:rPr>
        <w:t xml:space="preserve">more students in the treatment group were </w:t>
      </w:r>
      <w:del w:id="18" w:author="Mollie Harrison" w:date="2023-04-03T19:43:00Z">
        <w:r w:rsidR="003251CC" w:rsidRPr="00A3783C" w:rsidDel="00045202">
          <w:rPr>
            <w:rFonts w:ascii="Arial" w:eastAsia="Arial" w:hAnsi="Arial" w:cs="Arial"/>
            <w:iCs/>
            <w:sz w:val="22"/>
            <w:szCs w:val="22"/>
          </w:rPr>
          <w:delText>shown</w:delText>
        </w:r>
        <w:r w:rsidRPr="00A3783C" w:rsidDel="00045202">
          <w:rPr>
            <w:rFonts w:ascii="Arial" w:eastAsia="Arial" w:hAnsi="Arial" w:cs="Arial"/>
            <w:iCs/>
            <w:sz w:val="22"/>
            <w:szCs w:val="22"/>
          </w:rPr>
          <w:delText xml:space="preserve"> </w:delText>
        </w:r>
      </w:del>
      <w:ins w:id="19" w:author="Mollie Harrison" w:date="2023-04-03T19:43:00Z">
        <w:r w:rsidR="00045202">
          <w:rPr>
            <w:rFonts w:ascii="Arial" w:eastAsia="Arial" w:hAnsi="Arial" w:cs="Arial"/>
            <w:iCs/>
            <w:sz w:val="22"/>
            <w:szCs w:val="22"/>
          </w:rPr>
          <w:t>found</w:t>
        </w:r>
        <w:r w:rsidR="00045202" w:rsidRPr="00A3783C">
          <w:rPr>
            <w:rFonts w:ascii="Arial" w:eastAsia="Arial" w:hAnsi="Arial" w:cs="Arial"/>
            <w:iCs/>
            <w:sz w:val="22"/>
            <w:szCs w:val="22"/>
          </w:rPr>
          <w:t xml:space="preserve"> </w:t>
        </w:r>
      </w:ins>
      <w:r w:rsidRPr="00A3783C">
        <w:rPr>
          <w:rFonts w:ascii="Arial" w:eastAsia="Arial" w:hAnsi="Arial" w:cs="Arial"/>
          <w:iCs/>
          <w:sz w:val="22"/>
          <w:szCs w:val="22"/>
        </w:rPr>
        <w:t>to change their study habits, the results were not statistically significant</w:t>
      </w:r>
      <w:r w:rsidR="003251CC" w:rsidRPr="00A3783C">
        <w:rPr>
          <w:rFonts w:ascii="Arial" w:eastAsia="Arial" w:hAnsi="Arial" w:cs="Arial"/>
          <w:iCs/>
          <w:sz w:val="22"/>
          <w:szCs w:val="22"/>
        </w:rPr>
        <w:t>, which prompts further exploration into this method of habit-breaking for students</w:t>
      </w:r>
      <w:r w:rsidRPr="00A3783C">
        <w:rPr>
          <w:rFonts w:ascii="Arial" w:eastAsia="Arial" w:hAnsi="Arial" w:cs="Arial"/>
          <w:iCs/>
          <w:sz w:val="22"/>
          <w:szCs w:val="22"/>
        </w:rPr>
        <w:t>.</w:t>
      </w:r>
    </w:p>
    <w:p w14:paraId="0E60F2ED" w14:textId="385416B6" w:rsidR="001C052B" w:rsidRPr="00A3783C" w:rsidRDefault="001C052B" w:rsidP="008506E6">
      <w:pPr>
        <w:spacing w:line="360" w:lineRule="auto"/>
        <w:jc w:val="both"/>
        <w:rPr>
          <w:sz w:val="22"/>
          <w:szCs w:val="22"/>
        </w:rPr>
      </w:pPr>
    </w:p>
    <w:p w14:paraId="7B343FFB" w14:textId="77777777" w:rsidR="009076AB" w:rsidRDefault="009076AB" w:rsidP="008506E6">
      <w:pPr>
        <w:spacing w:line="360" w:lineRule="auto"/>
        <w:jc w:val="both"/>
        <w:rPr>
          <w:rFonts w:ascii="Arial" w:eastAsia="Arial" w:hAnsi="Arial" w:cs="Arial"/>
          <w:b/>
          <w:sz w:val="22"/>
          <w:szCs w:val="22"/>
        </w:rPr>
      </w:pPr>
    </w:p>
    <w:p w14:paraId="4E863106" w14:textId="77777777" w:rsidR="009076AB" w:rsidRDefault="009076AB" w:rsidP="008506E6">
      <w:pPr>
        <w:spacing w:line="360" w:lineRule="auto"/>
        <w:jc w:val="both"/>
        <w:rPr>
          <w:rFonts w:ascii="Arial" w:eastAsia="Arial" w:hAnsi="Arial" w:cs="Arial"/>
          <w:b/>
          <w:sz w:val="22"/>
          <w:szCs w:val="22"/>
        </w:rPr>
      </w:pPr>
    </w:p>
    <w:p w14:paraId="4188F0D3" w14:textId="77777777" w:rsidR="009076AB" w:rsidRDefault="009076AB" w:rsidP="008506E6">
      <w:pPr>
        <w:spacing w:line="360" w:lineRule="auto"/>
        <w:jc w:val="both"/>
        <w:rPr>
          <w:rFonts w:ascii="Arial" w:eastAsia="Arial" w:hAnsi="Arial" w:cs="Arial"/>
          <w:b/>
          <w:sz w:val="22"/>
          <w:szCs w:val="22"/>
        </w:rPr>
      </w:pPr>
    </w:p>
    <w:p w14:paraId="333E8AC3" w14:textId="77777777" w:rsidR="009076AB" w:rsidRDefault="009076AB" w:rsidP="008506E6">
      <w:pPr>
        <w:spacing w:line="360" w:lineRule="auto"/>
        <w:jc w:val="both"/>
        <w:rPr>
          <w:rFonts w:ascii="Arial" w:eastAsia="Arial" w:hAnsi="Arial" w:cs="Arial"/>
          <w:b/>
          <w:sz w:val="22"/>
          <w:szCs w:val="22"/>
        </w:rPr>
      </w:pPr>
    </w:p>
    <w:p w14:paraId="16D86039" w14:textId="77777777" w:rsidR="009076AB" w:rsidRDefault="009076AB" w:rsidP="008506E6">
      <w:pPr>
        <w:spacing w:line="360" w:lineRule="auto"/>
        <w:jc w:val="both"/>
        <w:rPr>
          <w:rFonts w:ascii="Arial" w:eastAsia="Arial" w:hAnsi="Arial" w:cs="Arial"/>
          <w:b/>
          <w:sz w:val="22"/>
          <w:szCs w:val="22"/>
        </w:rPr>
      </w:pPr>
    </w:p>
    <w:p w14:paraId="668F3C15" w14:textId="77777777" w:rsidR="009076AB" w:rsidRDefault="009076AB" w:rsidP="008506E6">
      <w:pPr>
        <w:spacing w:line="360" w:lineRule="auto"/>
        <w:jc w:val="both"/>
        <w:rPr>
          <w:rFonts w:ascii="Arial" w:eastAsia="Arial" w:hAnsi="Arial" w:cs="Arial"/>
          <w:b/>
          <w:sz w:val="22"/>
          <w:szCs w:val="22"/>
        </w:rPr>
      </w:pPr>
    </w:p>
    <w:p w14:paraId="5E828300" w14:textId="77777777" w:rsidR="009076AB" w:rsidRDefault="009076AB" w:rsidP="008506E6">
      <w:pPr>
        <w:spacing w:line="360" w:lineRule="auto"/>
        <w:jc w:val="both"/>
        <w:rPr>
          <w:rFonts w:ascii="Arial" w:eastAsia="Arial" w:hAnsi="Arial" w:cs="Arial"/>
          <w:b/>
          <w:sz w:val="22"/>
          <w:szCs w:val="22"/>
        </w:rPr>
      </w:pPr>
    </w:p>
    <w:p w14:paraId="255461BA" w14:textId="77777777" w:rsidR="009076AB" w:rsidRDefault="009076AB" w:rsidP="008506E6">
      <w:pPr>
        <w:spacing w:line="360" w:lineRule="auto"/>
        <w:jc w:val="both"/>
        <w:rPr>
          <w:rFonts w:ascii="Arial" w:eastAsia="Arial" w:hAnsi="Arial" w:cs="Arial"/>
          <w:b/>
          <w:sz w:val="22"/>
          <w:szCs w:val="22"/>
        </w:rPr>
      </w:pPr>
    </w:p>
    <w:p w14:paraId="7886AD83" w14:textId="77777777" w:rsidR="009076AB" w:rsidRDefault="009076AB" w:rsidP="008506E6">
      <w:pPr>
        <w:spacing w:line="360" w:lineRule="auto"/>
        <w:jc w:val="both"/>
        <w:rPr>
          <w:rFonts w:ascii="Arial" w:eastAsia="Arial" w:hAnsi="Arial" w:cs="Arial"/>
          <w:b/>
          <w:sz w:val="22"/>
          <w:szCs w:val="22"/>
        </w:rPr>
      </w:pPr>
    </w:p>
    <w:p w14:paraId="6DD8ECB8" w14:textId="77777777" w:rsidR="009076AB" w:rsidRDefault="009076AB" w:rsidP="008506E6">
      <w:pPr>
        <w:spacing w:line="360" w:lineRule="auto"/>
        <w:jc w:val="both"/>
        <w:rPr>
          <w:rFonts w:ascii="Arial" w:eastAsia="Arial" w:hAnsi="Arial" w:cs="Arial"/>
          <w:b/>
          <w:sz w:val="22"/>
          <w:szCs w:val="22"/>
        </w:rPr>
      </w:pPr>
    </w:p>
    <w:p w14:paraId="74FDD5A1" w14:textId="77777777" w:rsidR="009076AB" w:rsidRDefault="009076AB" w:rsidP="008506E6">
      <w:pPr>
        <w:spacing w:line="360" w:lineRule="auto"/>
        <w:jc w:val="both"/>
        <w:rPr>
          <w:rFonts w:ascii="Arial" w:eastAsia="Arial" w:hAnsi="Arial" w:cs="Arial"/>
          <w:b/>
          <w:sz w:val="22"/>
          <w:szCs w:val="22"/>
        </w:rPr>
      </w:pPr>
    </w:p>
    <w:p w14:paraId="236D7D9B" w14:textId="77777777" w:rsidR="009076AB" w:rsidRDefault="009076AB" w:rsidP="008506E6">
      <w:pPr>
        <w:spacing w:line="360" w:lineRule="auto"/>
        <w:jc w:val="both"/>
        <w:rPr>
          <w:rFonts w:ascii="Arial" w:eastAsia="Arial" w:hAnsi="Arial" w:cs="Arial"/>
          <w:b/>
          <w:sz w:val="22"/>
          <w:szCs w:val="22"/>
        </w:rPr>
      </w:pPr>
    </w:p>
    <w:p w14:paraId="3580D060" w14:textId="77777777" w:rsidR="009076AB" w:rsidRDefault="009076AB" w:rsidP="008506E6">
      <w:pPr>
        <w:spacing w:line="360" w:lineRule="auto"/>
        <w:jc w:val="both"/>
        <w:rPr>
          <w:rFonts w:ascii="Arial" w:eastAsia="Arial" w:hAnsi="Arial" w:cs="Arial"/>
          <w:b/>
          <w:sz w:val="22"/>
          <w:szCs w:val="22"/>
        </w:rPr>
      </w:pPr>
    </w:p>
    <w:p w14:paraId="471EE2E4" w14:textId="77777777" w:rsidR="009076AB" w:rsidRDefault="009076AB" w:rsidP="008506E6">
      <w:pPr>
        <w:spacing w:line="360" w:lineRule="auto"/>
        <w:jc w:val="both"/>
        <w:rPr>
          <w:rFonts w:ascii="Arial" w:eastAsia="Arial" w:hAnsi="Arial" w:cs="Arial"/>
          <w:b/>
          <w:sz w:val="22"/>
          <w:szCs w:val="22"/>
        </w:rPr>
      </w:pPr>
    </w:p>
    <w:p w14:paraId="36EC834E" w14:textId="77777777" w:rsidR="009076AB" w:rsidRDefault="009076AB" w:rsidP="008506E6">
      <w:pPr>
        <w:spacing w:line="360" w:lineRule="auto"/>
        <w:jc w:val="both"/>
        <w:rPr>
          <w:rFonts w:ascii="Arial" w:eastAsia="Arial" w:hAnsi="Arial" w:cs="Arial"/>
          <w:b/>
          <w:sz w:val="22"/>
          <w:szCs w:val="22"/>
        </w:rPr>
      </w:pPr>
    </w:p>
    <w:p w14:paraId="29708311" w14:textId="06F31801" w:rsidR="001C052B" w:rsidRPr="00A3783C" w:rsidRDefault="001C052B" w:rsidP="008506E6">
      <w:pPr>
        <w:spacing w:line="360" w:lineRule="auto"/>
        <w:jc w:val="both"/>
        <w:rPr>
          <w:rFonts w:ascii="Arial" w:eastAsia="Arial" w:hAnsi="Arial" w:cs="Arial"/>
          <w:sz w:val="22"/>
          <w:szCs w:val="22"/>
        </w:rPr>
      </w:pPr>
      <w:commentRangeStart w:id="20"/>
      <w:r w:rsidRPr="00A3783C">
        <w:rPr>
          <w:rFonts w:ascii="Arial" w:eastAsia="Arial" w:hAnsi="Arial" w:cs="Arial"/>
          <w:b/>
          <w:sz w:val="22"/>
          <w:szCs w:val="22"/>
        </w:rPr>
        <w:lastRenderedPageBreak/>
        <w:t>INTRODUCTION</w:t>
      </w:r>
      <w:commentRangeEnd w:id="20"/>
      <w:r w:rsidR="00013578">
        <w:rPr>
          <w:rStyle w:val="CommentReference"/>
        </w:rPr>
        <w:commentReference w:id="20"/>
      </w:r>
    </w:p>
    <w:p w14:paraId="49075831" w14:textId="4E92BD49" w:rsidR="001174AF" w:rsidRPr="00A3783C" w:rsidRDefault="001C052B" w:rsidP="00045202">
      <w:pPr>
        <w:spacing w:line="360" w:lineRule="auto"/>
        <w:ind w:firstLine="720"/>
        <w:jc w:val="both"/>
        <w:rPr>
          <w:rFonts w:ascii="Arial" w:eastAsia="Arial" w:hAnsi="Arial" w:cs="Arial"/>
          <w:bCs/>
          <w:sz w:val="22"/>
          <w:szCs w:val="22"/>
        </w:rPr>
        <w:pPrChange w:id="21" w:author="Mollie Harrison" w:date="2023-04-03T19:47:00Z">
          <w:pPr>
            <w:spacing w:line="360" w:lineRule="auto"/>
            <w:jc w:val="both"/>
          </w:pPr>
        </w:pPrChange>
      </w:pPr>
      <w:commentRangeStart w:id="22"/>
      <w:r w:rsidRPr="00A3783C">
        <w:rPr>
          <w:rFonts w:ascii="Arial" w:eastAsia="Arial" w:hAnsi="Arial" w:cs="Arial"/>
          <w:bCs/>
          <w:sz w:val="22"/>
          <w:szCs w:val="22"/>
        </w:rPr>
        <w:t>Formalized</w:t>
      </w:r>
      <w:commentRangeEnd w:id="22"/>
      <w:r w:rsidR="00045202">
        <w:rPr>
          <w:rStyle w:val="CommentReference"/>
        </w:rPr>
        <w:commentReference w:id="22"/>
      </w:r>
      <w:r w:rsidRPr="00A3783C">
        <w:rPr>
          <w:rFonts w:ascii="Arial" w:eastAsia="Arial" w:hAnsi="Arial" w:cs="Arial"/>
          <w:bCs/>
          <w:sz w:val="22"/>
          <w:szCs w:val="22"/>
        </w:rPr>
        <w:t xml:space="preserve">, in-school education is one of the fundamental aspects of human development and a benchmark for societal </w:t>
      </w:r>
      <w:commentRangeStart w:id="23"/>
      <w:r w:rsidRPr="00A3783C">
        <w:rPr>
          <w:rFonts w:ascii="Arial" w:eastAsia="Arial" w:hAnsi="Arial" w:cs="Arial"/>
          <w:bCs/>
          <w:sz w:val="22"/>
          <w:szCs w:val="22"/>
        </w:rPr>
        <w:t xml:space="preserve">development. The </w:t>
      </w:r>
      <w:commentRangeEnd w:id="23"/>
      <w:r w:rsidR="00045202">
        <w:rPr>
          <w:rStyle w:val="CommentReference"/>
        </w:rPr>
        <w:commentReference w:id="23"/>
      </w:r>
      <w:r w:rsidRPr="00A3783C">
        <w:rPr>
          <w:rFonts w:ascii="Arial" w:eastAsia="Arial" w:hAnsi="Arial" w:cs="Arial"/>
          <w:bCs/>
          <w:sz w:val="22"/>
          <w:szCs w:val="22"/>
        </w:rPr>
        <w:t xml:space="preserve">advent of new technologies has increased access to information in unprecedented ways and </w:t>
      </w:r>
      <w:r w:rsidR="003251CC" w:rsidRPr="00A3783C">
        <w:rPr>
          <w:rFonts w:ascii="Arial" w:eastAsia="Arial" w:hAnsi="Arial" w:cs="Arial"/>
          <w:bCs/>
          <w:sz w:val="22"/>
          <w:szCs w:val="22"/>
        </w:rPr>
        <w:t>led to increasingly accessible education</w:t>
      </w:r>
      <w:r w:rsidRPr="00A3783C">
        <w:rPr>
          <w:rFonts w:ascii="Arial" w:eastAsia="Arial" w:hAnsi="Arial" w:cs="Arial"/>
          <w:bCs/>
          <w:sz w:val="22"/>
          <w:szCs w:val="22"/>
        </w:rPr>
        <w:t xml:space="preserve">. </w:t>
      </w:r>
      <w:del w:id="24" w:author="Herderschee, Hayley" w:date="2023-03-07T09:59:00Z">
        <w:r w:rsidR="003251CC" w:rsidRPr="00A3783C" w:rsidDel="008506E6">
          <w:rPr>
            <w:rFonts w:ascii="Arial" w:eastAsia="Arial" w:hAnsi="Arial" w:cs="Arial"/>
            <w:bCs/>
            <w:sz w:val="22"/>
            <w:szCs w:val="22"/>
          </w:rPr>
          <w:delText xml:space="preserve">In fact, </w:delText>
        </w:r>
      </w:del>
      <w:commentRangeStart w:id="25"/>
      <w:ins w:id="26" w:author="Herderschee, Hayley" w:date="2023-03-07T09:59:00Z">
        <w:r w:rsidR="008506E6">
          <w:rPr>
            <w:rFonts w:ascii="Arial" w:eastAsia="Arial" w:hAnsi="Arial" w:cs="Arial"/>
            <w:bCs/>
            <w:sz w:val="22"/>
            <w:szCs w:val="22"/>
          </w:rPr>
          <w:t>M</w:t>
        </w:r>
      </w:ins>
      <w:del w:id="27" w:author="Herderschee, Hayley" w:date="2023-03-07T09:59:00Z">
        <w:r w:rsidR="003251CC" w:rsidRPr="00A3783C" w:rsidDel="008506E6">
          <w:rPr>
            <w:rFonts w:ascii="Arial" w:eastAsia="Arial" w:hAnsi="Arial" w:cs="Arial"/>
            <w:bCs/>
            <w:sz w:val="22"/>
            <w:szCs w:val="22"/>
          </w:rPr>
          <w:delText>m</w:delText>
        </w:r>
      </w:del>
      <w:r w:rsidRPr="00A3783C">
        <w:rPr>
          <w:rFonts w:ascii="Arial" w:eastAsia="Arial" w:hAnsi="Arial" w:cs="Arial"/>
          <w:bCs/>
          <w:sz w:val="22"/>
          <w:szCs w:val="22"/>
        </w:rPr>
        <w:t>ost</w:t>
      </w:r>
      <w:commentRangeEnd w:id="25"/>
      <w:r w:rsidR="008506E6">
        <w:rPr>
          <w:rStyle w:val="CommentReference"/>
        </w:rPr>
        <w:commentReference w:id="25"/>
      </w:r>
      <w:r w:rsidR="003251CC" w:rsidRPr="00A3783C">
        <w:rPr>
          <w:rFonts w:ascii="Arial" w:eastAsia="Arial" w:hAnsi="Arial" w:cs="Arial"/>
          <w:bCs/>
          <w:sz w:val="22"/>
          <w:szCs w:val="22"/>
        </w:rPr>
        <w:t xml:space="preserve"> American </w:t>
      </w:r>
      <w:r w:rsidRPr="00A3783C">
        <w:rPr>
          <w:rFonts w:ascii="Arial" w:eastAsia="Arial" w:hAnsi="Arial" w:cs="Arial"/>
          <w:bCs/>
          <w:sz w:val="22"/>
          <w:szCs w:val="22"/>
        </w:rPr>
        <w:t>schools provide students with</w:t>
      </w:r>
      <w:r w:rsidR="003251CC" w:rsidRPr="00A3783C">
        <w:rPr>
          <w:rFonts w:ascii="Arial" w:eastAsia="Arial" w:hAnsi="Arial" w:cs="Arial"/>
          <w:bCs/>
          <w:sz w:val="22"/>
          <w:szCs w:val="22"/>
        </w:rPr>
        <w:t xml:space="preserve"> devices to supplement their </w:t>
      </w:r>
      <w:r w:rsidRPr="00A3783C">
        <w:rPr>
          <w:rFonts w:ascii="Arial" w:eastAsia="Arial" w:hAnsi="Arial" w:cs="Arial"/>
          <w:bCs/>
          <w:sz w:val="22"/>
          <w:szCs w:val="22"/>
        </w:rPr>
        <w:t>education (1).</w:t>
      </w:r>
      <w:r w:rsidR="001174AF" w:rsidRPr="00A3783C">
        <w:rPr>
          <w:rFonts w:ascii="Arial" w:eastAsia="Arial" w:hAnsi="Arial" w:cs="Arial"/>
          <w:bCs/>
          <w:sz w:val="22"/>
          <w:szCs w:val="22"/>
        </w:rPr>
        <w:t xml:space="preserve"> </w:t>
      </w:r>
    </w:p>
    <w:p w14:paraId="5A6956AA" w14:textId="77777777" w:rsidR="001174AF" w:rsidRPr="00A3783C" w:rsidRDefault="001174AF" w:rsidP="008506E6">
      <w:pPr>
        <w:spacing w:line="360" w:lineRule="auto"/>
        <w:jc w:val="both"/>
        <w:rPr>
          <w:rFonts w:ascii="Arial" w:eastAsia="Arial" w:hAnsi="Arial" w:cs="Arial"/>
          <w:bCs/>
          <w:sz w:val="22"/>
          <w:szCs w:val="22"/>
        </w:rPr>
      </w:pPr>
    </w:p>
    <w:p w14:paraId="0C977F39" w14:textId="0D7BC6B4" w:rsidR="001C052B" w:rsidRPr="00A3783C" w:rsidRDefault="001C052B" w:rsidP="008506E6">
      <w:pPr>
        <w:spacing w:line="360" w:lineRule="auto"/>
        <w:jc w:val="both"/>
        <w:rPr>
          <w:rFonts w:ascii="Arial" w:eastAsia="Arial" w:hAnsi="Arial" w:cs="Arial"/>
          <w:bCs/>
          <w:sz w:val="22"/>
          <w:szCs w:val="22"/>
        </w:rPr>
      </w:pPr>
      <w:commentRangeStart w:id="28"/>
      <w:r w:rsidRPr="00A3783C">
        <w:rPr>
          <w:rFonts w:ascii="Arial" w:eastAsia="Arial" w:hAnsi="Arial" w:cs="Arial"/>
          <w:bCs/>
          <w:sz w:val="22"/>
          <w:szCs w:val="22"/>
        </w:rPr>
        <w:t>Through</w:t>
      </w:r>
      <w:commentRangeEnd w:id="28"/>
      <w:r w:rsidR="0037157A">
        <w:rPr>
          <w:rStyle w:val="CommentReference"/>
        </w:rPr>
        <w:commentReference w:id="28"/>
      </w:r>
      <w:r w:rsidRPr="00A3783C">
        <w:rPr>
          <w:rFonts w:ascii="Arial" w:eastAsia="Arial" w:hAnsi="Arial" w:cs="Arial"/>
          <w:bCs/>
          <w:sz w:val="22"/>
          <w:szCs w:val="22"/>
        </w:rPr>
        <w:t xml:space="preserve"> various websites and organizations, students </w:t>
      </w:r>
      <w:r w:rsidR="003251CC" w:rsidRPr="00A3783C">
        <w:rPr>
          <w:rFonts w:ascii="Arial" w:eastAsia="Arial" w:hAnsi="Arial" w:cs="Arial"/>
          <w:bCs/>
          <w:sz w:val="22"/>
          <w:szCs w:val="22"/>
        </w:rPr>
        <w:t xml:space="preserve">can take </w:t>
      </w:r>
      <w:r w:rsidRPr="00A3783C">
        <w:rPr>
          <w:rFonts w:ascii="Arial" w:eastAsia="Arial" w:hAnsi="Arial" w:cs="Arial"/>
          <w:bCs/>
          <w:sz w:val="22"/>
          <w:szCs w:val="22"/>
        </w:rPr>
        <w:t xml:space="preserve">online lessons or receive in-school credit for </w:t>
      </w:r>
      <w:r w:rsidR="003251CC" w:rsidRPr="00A3783C">
        <w:rPr>
          <w:rFonts w:ascii="Arial" w:eastAsia="Arial" w:hAnsi="Arial" w:cs="Arial"/>
          <w:bCs/>
          <w:sz w:val="22"/>
          <w:szCs w:val="22"/>
        </w:rPr>
        <w:t xml:space="preserve">online courses </w:t>
      </w:r>
      <w:r w:rsidRPr="00A3783C">
        <w:rPr>
          <w:rFonts w:ascii="Arial" w:eastAsia="Arial" w:hAnsi="Arial" w:cs="Arial"/>
          <w:bCs/>
          <w:sz w:val="22"/>
          <w:szCs w:val="22"/>
        </w:rPr>
        <w:t>(2, 3). At a higher level, many universities even offer entirely online programs for students interested in getting</w:t>
      </w:r>
      <w:r w:rsidR="003251CC" w:rsidRPr="00A3783C">
        <w:rPr>
          <w:rFonts w:ascii="Arial" w:eastAsia="Arial" w:hAnsi="Arial" w:cs="Arial"/>
          <w:bCs/>
          <w:sz w:val="22"/>
          <w:szCs w:val="22"/>
        </w:rPr>
        <w:t xml:space="preserve"> a college degree</w:t>
      </w:r>
      <w:r w:rsidRPr="00A3783C">
        <w:rPr>
          <w:rFonts w:ascii="Arial" w:eastAsia="Arial" w:hAnsi="Arial" w:cs="Arial"/>
          <w:bCs/>
          <w:sz w:val="22"/>
          <w:szCs w:val="22"/>
        </w:rPr>
        <w:t xml:space="preserve">. During the COVID-19 pandemic, many schools and colleges moved to entirely online classes, with nearly 93% of American households with school-age children reporting some form of distance learning (4). </w:t>
      </w:r>
    </w:p>
    <w:p w14:paraId="2AF85E69" w14:textId="77777777" w:rsidR="001C052B" w:rsidRPr="00A3783C" w:rsidRDefault="001C052B" w:rsidP="008506E6">
      <w:pPr>
        <w:spacing w:line="360" w:lineRule="auto"/>
        <w:jc w:val="both"/>
        <w:rPr>
          <w:rFonts w:ascii="Arial" w:eastAsia="Arial" w:hAnsi="Arial" w:cs="Arial"/>
          <w:bCs/>
          <w:sz w:val="22"/>
          <w:szCs w:val="22"/>
        </w:rPr>
      </w:pPr>
    </w:p>
    <w:p w14:paraId="154ABE89" w14:textId="501DB04D" w:rsidR="001C052B" w:rsidRPr="00A3783C" w:rsidRDefault="001C052B" w:rsidP="008506E6">
      <w:pPr>
        <w:spacing w:line="360" w:lineRule="auto"/>
        <w:jc w:val="both"/>
        <w:rPr>
          <w:rFonts w:ascii="Arial" w:eastAsia="Arial" w:hAnsi="Arial" w:cs="Arial"/>
          <w:bCs/>
          <w:sz w:val="22"/>
          <w:szCs w:val="22"/>
        </w:rPr>
      </w:pPr>
      <w:r w:rsidRPr="00A3783C">
        <w:rPr>
          <w:rFonts w:ascii="Arial" w:eastAsia="Arial" w:hAnsi="Arial" w:cs="Arial"/>
          <w:bCs/>
          <w:sz w:val="22"/>
          <w:szCs w:val="22"/>
        </w:rPr>
        <w:t xml:space="preserve">However, this increase in the presence of technology comes with downsides. Many students find it difficult to focus when surrounded by so many distractions, and cognitive function </w:t>
      </w:r>
      <w:r w:rsidR="003251CC" w:rsidRPr="00A3783C">
        <w:rPr>
          <w:rFonts w:ascii="Arial" w:eastAsia="Arial" w:hAnsi="Arial" w:cs="Arial"/>
          <w:bCs/>
          <w:sz w:val="22"/>
          <w:szCs w:val="22"/>
        </w:rPr>
        <w:t xml:space="preserve">is shown to </w:t>
      </w:r>
      <w:r w:rsidRPr="00A3783C">
        <w:rPr>
          <w:rFonts w:ascii="Arial" w:eastAsia="Arial" w:hAnsi="Arial" w:cs="Arial"/>
          <w:bCs/>
          <w:sz w:val="22"/>
          <w:szCs w:val="22"/>
        </w:rPr>
        <w:t>suffer</w:t>
      </w:r>
      <w:r w:rsidR="003251CC" w:rsidRPr="00A3783C">
        <w:rPr>
          <w:rFonts w:ascii="Arial" w:eastAsia="Arial" w:hAnsi="Arial" w:cs="Arial"/>
          <w:bCs/>
          <w:sz w:val="22"/>
          <w:szCs w:val="22"/>
        </w:rPr>
        <w:t xml:space="preserve"> in the presence of </w:t>
      </w:r>
      <w:r w:rsidRPr="00A3783C">
        <w:rPr>
          <w:rFonts w:ascii="Arial" w:eastAsia="Arial" w:hAnsi="Arial" w:cs="Arial"/>
          <w:bCs/>
          <w:sz w:val="22"/>
          <w:szCs w:val="22"/>
        </w:rPr>
        <w:t xml:space="preserve">cell phones </w:t>
      </w:r>
      <w:r w:rsidR="003251CC" w:rsidRPr="00A3783C">
        <w:rPr>
          <w:rFonts w:ascii="Arial" w:eastAsia="Arial" w:hAnsi="Arial" w:cs="Arial"/>
          <w:bCs/>
          <w:sz w:val="22"/>
          <w:szCs w:val="22"/>
        </w:rPr>
        <w:t xml:space="preserve">and </w:t>
      </w:r>
      <w:r w:rsidRPr="00A3783C">
        <w:rPr>
          <w:rFonts w:ascii="Arial" w:eastAsia="Arial" w:hAnsi="Arial" w:cs="Arial"/>
          <w:bCs/>
          <w:sz w:val="22"/>
          <w:szCs w:val="22"/>
        </w:rPr>
        <w:t xml:space="preserve">laptops (5, 6). Texting in class has been shown to decrease comprehension of material by 10-20% (7). </w:t>
      </w:r>
      <w:r w:rsidR="003251CC" w:rsidRPr="00A3783C">
        <w:rPr>
          <w:rFonts w:ascii="Arial" w:eastAsia="Arial" w:hAnsi="Arial" w:cs="Arial"/>
          <w:bCs/>
          <w:sz w:val="22"/>
          <w:szCs w:val="22"/>
        </w:rPr>
        <w:t>R</w:t>
      </w:r>
      <w:r w:rsidRPr="00A3783C">
        <w:rPr>
          <w:rFonts w:ascii="Arial" w:eastAsia="Arial" w:hAnsi="Arial" w:cs="Arial"/>
          <w:bCs/>
          <w:sz w:val="22"/>
          <w:szCs w:val="22"/>
        </w:rPr>
        <w:t xml:space="preserve">esearch has </w:t>
      </w:r>
      <w:r w:rsidR="003251CC" w:rsidRPr="00A3783C">
        <w:rPr>
          <w:rFonts w:ascii="Arial" w:eastAsia="Arial" w:hAnsi="Arial" w:cs="Arial"/>
          <w:bCs/>
          <w:sz w:val="22"/>
          <w:szCs w:val="22"/>
        </w:rPr>
        <w:t xml:space="preserve">also </w:t>
      </w:r>
      <w:r w:rsidRPr="00A3783C">
        <w:rPr>
          <w:rFonts w:ascii="Arial" w:eastAsia="Arial" w:hAnsi="Arial" w:cs="Arial"/>
          <w:bCs/>
          <w:sz w:val="22"/>
          <w:szCs w:val="22"/>
        </w:rPr>
        <w:t xml:space="preserve">shown that multitasking in class </w:t>
      </w:r>
      <w:r w:rsidR="003251CC" w:rsidRPr="00A3783C">
        <w:rPr>
          <w:rFonts w:ascii="Arial" w:eastAsia="Arial" w:hAnsi="Arial" w:cs="Arial"/>
          <w:bCs/>
          <w:sz w:val="22"/>
          <w:szCs w:val="22"/>
        </w:rPr>
        <w:t>(</w:t>
      </w:r>
      <w:r w:rsidRPr="00A3783C">
        <w:rPr>
          <w:rFonts w:ascii="Arial" w:eastAsia="Arial" w:hAnsi="Arial" w:cs="Arial"/>
          <w:bCs/>
          <w:sz w:val="22"/>
          <w:szCs w:val="22"/>
        </w:rPr>
        <w:t>in the form of laptop use</w:t>
      </w:r>
      <w:r w:rsidR="003251CC" w:rsidRPr="00A3783C">
        <w:rPr>
          <w:rFonts w:ascii="Arial" w:eastAsia="Arial" w:hAnsi="Arial" w:cs="Arial"/>
          <w:bCs/>
          <w:sz w:val="22"/>
          <w:szCs w:val="22"/>
        </w:rPr>
        <w:t>)</w:t>
      </w:r>
      <w:r w:rsidRPr="00A3783C">
        <w:rPr>
          <w:rFonts w:ascii="Arial" w:eastAsia="Arial" w:hAnsi="Arial" w:cs="Arial"/>
          <w:bCs/>
          <w:sz w:val="22"/>
          <w:szCs w:val="22"/>
        </w:rPr>
        <w:t xml:space="preserve"> leads to a decreased understanding of course material and classroom performance (8). </w:t>
      </w:r>
    </w:p>
    <w:p w14:paraId="6F7C3FD2" w14:textId="77777777" w:rsidR="001C052B" w:rsidRPr="00A3783C" w:rsidRDefault="001C052B" w:rsidP="008506E6">
      <w:pPr>
        <w:spacing w:line="360" w:lineRule="auto"/>
        <w:jc w:val="both"/>
        <w:rPr>
          <w:rFonts w:ascii="Arial" w:eastAsia="Arial" w:hAnsi="Arial" w:cs="Arial"/>
          <w:bCs/>
          <w:sz w:val="22"/>
          <w:szCs w:val="22"/>
        </w:rPr>
      </w:pPr>
    </w:p>
    <w:p w14:paraId="0CA94205" w14:textId="6852C6AA" w:rsidR="001C052B" w:rsidRPr="00A3783C" w:rsidRDefault="003251CC" w:rsidP="008506E6">
      <w:pPr>
        <w:spacing w:line="360" w:lineRule="auto"/>
        <w:jc w:val="both"/>
        <w:rPr>
          <w:rFonts w:ascii="Arial" w:eastAsia="Arial" w:hAnsi="Arial" w:cs="Arial"/>
          <w:bCs/>
          <w:sz w:val="22"/>
          <w:szCs w:val="22"/>
        </w:rPr>
      </w:pPr>
      <w:r w:rsidRPr="00A3783C">
        <w:rPr>
          <w:rFonts w:ascii="Arial" w:eastAsia="Arial" w:hAnsi="Arial" w:cs="Arial"/>
          <w:bCs/>
          <w:sz w:val="22"/>
          <w:szCs w:val="22"/>
        </w:rPr>
        <w:t xml:space="preserve">These </w:t>
      </w:r>
      <w:r w:rsidR="001C052B" w:rsidRPr="00A3783C">
        <w:rPr>
          <w:rFonts w:ascii="Arial" w:eastAsia="Arial" w:hAnsi="Arial" w:cs="Arial"/>
          <w:bCs/>
          <w:sz w:val="22"/>
          <w:szCs w:val="22"/>
        </w:rPr>
        <w:t>are not the only source</w:t>
      </w:r>
      <w:ins w:id="29" w:author="Amber Abbott" w:date="2023-03-13T18:52:00Z">
        <w:r w:rsidR="00873280">
          <w:rPr>
            <w:rFonts w:ascii="Arial" w:eastAsia="Arial" w:hAnsi="Arial" w:cs="Arial"/>
            <w:bCs/>
            <w:sz w:val="22"/>
            <w:szCs w:val="22"/>
          </w:rPr>
          <w:t>s</w:t>
        </w:r>
      </w:ins>
      <w:r w:rsidR="001C052B" w:rsidRPr="00A3783C">
        <w:rPr>
          <w:rFonts w:ascii="Arial" w:eastAsia="Arial" w:hAnsi="Arial" w:cs="Arial"/>
          <w:bCs/>
          <w:sz w:val="22"/>
          <w:szCs w:val="22"/>
        </w:rPr>
        <w:t xml:space="preserve"> of electronic distractions</w:t>
      </w:r>
      <w:del w:id="30" w:author="Amber Abbott" w:date="2023-03-13T18:53:00Z">
        <w:r w:rsidR="001C052B" w:rsidRPr="00A3783C" w:rsidDel="00873280">
          <w:rPr>
            <w:rFonts w:ascii="Arial" w:eastAsia="Arial" w:hAnsi="Arial" w:cs="Arial"/>
            <w:bCs/>
            <w:sz w:val="22"/>
            <w:szCs w:val="22"/>
          </w:rPr>
          <w:delText xml:space="preserve">: </w:delText>
        </w:r>
      </w:del>
      <w:ins w:id="31" w:author="Amber Abbott" w:date="2023-03-13T18:53:00Z">
        <w:r w:rsidR="00873280">
          <w:rPr>
            <w:rFonts w:ascii="Arial" w:eastAsia="Arial" w:hAnsi="Arial" w:cs="Arial"/>
            <w:bCs/>
            <w:sz w:val="22"/>
            <w:szCs w:val="22"/>
          </w:rPr>
          <w:t>; for instance,</w:t>
        </w:r>
        <w:r w:rsidR="00873280" w:rsidRPr="00A3783C">
          <w:rPr>
            <w:rFonts w:ascii="Arial" w:eastAsia="Arial" w:hAnsi="Arial" w:cs="Arial"/>
            <w:bCs/>
            <w:sz w:val="22"/>
            <w:szCs w:val="22"/>
          </w:rPr>
          <w:t xml:space="preserve"> </w:t>
        </w:r>
      </w:ins>
      <w:r w:rsidR="001C052B" w:rsidRPr="00A3783C">
        <w:rPr>
          <w:rFonts w:ascii="Arial" w:eastAsia="Arial" w:hAnsi="Arial" w:cs="Arial"/>
          <w:bCs/>
          <w:sz w:val="22"/>
          <w:szCs w:val="22"/>
        </w:rPr>
        <w:t xml:space="preserve">many students in this study reported listening to music while working. The effect of music on focus, comprehension, and cognitive function is disputed. Some studies suggest that fast and loud music negatively impacts reading comprehension (9, 10). Other studies refute those findings, showing that music with a fast tempo increases the listener’s arousal and mood, increasing their awareness and cognitive performance (11). </w:t>
      </w:r>
      <w:del w:id="32" w:author="Amber Abbott" w:date="2023-03-13T18:55:00Z">
        <w:r w:rsidR="001C052B" w:rsidRPr="00A3783C" w:rsidDel="00873280">
          <w:rPr>
            <w:rFonts w:ascii="Arial" w:eastAsia="Arial" w:hAnsi="Arial" w:cs="Arial"/>
            <w:bCs/>
            <w:sz w:val="22"/>
            <w:szCs w:val="22"/>
          </w:rPr>
          <w:delText xml:space="preserve">Other </w:delText>
        </w:r>
      </w:del>
      <w:ins w:id="33" w:author="Amber Abbott" w:date="2023-03-13T18:55:00Z">
        <w:r w:rsidR="00873280">
          <w:rPr>
            <w:rFonts w:ascii="Arial" w:eastAsia="Arial" w:hAnsi="Arial" w:cs="Arial"/>
            <w:bCs/>
            <w:sz w:val="22"/>
            <w:szCs w:val="22"/>
          </w:rPr>
          <w:t>Further</w:t>
        </w:r>
        <w:r w:rsidR="00873280" w:rsidRPr="00A3783C">
          <w:rPr>
            <w:rFonts w:ascii="Arial" w:eastAsia="Arial" w:hAnsi="Arial" w:cs="Arial"/>
            <w:bCs/>
            <w:sz w:val="22"/>
            <w:szCs w:val="22"/>
          </w:rPr>
          <w:t xml:space="preserve"> </w:t>
        </w:r>
      </w:ins>
      <w:r w:rsidR="001C052B" w:rsidRPr="00A3783C">
        <w:rPr>
          <w:rFonts w:ascii="Arial" w:eastAsia="Arial" w:hAnsi="Arial" w:cs="Arial"/>
          <w:bCs/>
          <w:sz w:val="22"/>
          <w:szCs w:val="22"/>
        </w:rPr>
        <w:t xml:space="preserve">studies found that </w:t>
      </w:r>
      <w:r w:rsidRPr="00A3783C">
        <w:rPr>
          <w:rFonts w:ascii="Arial" w:eastAsia="Arial" w:hAnsi="Arial" w:cs="Arial"/>
          <w:bCs/>
          <w:sz w:val="22"/>
          <w:szCs w:val="22"/>
        </w:rPr>
        <w:t>if</w:t>
      </w:r>
      <w:r w:rsidR="001C052B" w:rsidRPr="00A3783C">
        <w:rPr>
          <w:rFonts w:ascii="Arial" w:eastAsia="Arial" w:hAnsi="Arial" w:cs="Arial"/>
          <w:bCs/>
          <w:sz w:val="22"/>
          <w:szCs w:val="22"/>
        </w:rPr>
        <w:t xml:space="preserve"> the listener finds the music pleasant, it will increase their intellectual work performance (12). The impact of music can also depend on the listener. For those with a lower working memory capacity, music </w:t>
      </w:r>
      <w:del w:id="34" w:author="Herderschee, Hayley" w:date="2023-03-07T10:04:00Z">
        <w:r w:rsidR="001C052B" w:rsidRPr="00A3783C" w:rsidDel="008506E6">
          <w:rPr>
            <w:rFonts w:ascii="Arial" w:eastAsia="Arial" w:hAnsi="Arial" w:cs="Arial"/>
            <w:bCs/>
            <w:sz w:val="22"/>
            <w:szCs w:val="22"/>
          </w:rPr>
          <w:delText xml:space="preserve">has been found to </w:delText>
        </w:r>
      </w:del>
      <w:ins w:id="35" w:author="Herderschee, Hayley" w:date="2023-03-07T10:04:00Z">
        <w:r w:rsidR="008506E6">
          <w:rPr>
            <w:rFonts w:ascii="Arial" w:eastAsia="Arial" w:hAnsi="Arial" w:cs="Arial"/>
            <w:bCs/>
            <w:sz w:val="22"/>
            <w:szCs w:val="22"/>
          </w:rPr>
          <w:t xml:space="preserve">can </w:t>
        </w:r>
      </w:ins>
      <w:r w:rsidR="001C052B" w:rsidRPr="00A3783C">
        <w:rPr>
          <w:rFonts w:ascii="Arial" w:eastAsia="Arial" w:hAnsi="Arial" w:cs="Arial"/>
          <w:bCs/>
          <w:sz w:val="22"/>
          <w:szCs w:val="22"/>
        </w:rPr>
        <w:t xml:space="preserve">serve as a “seductive detail” and a distraction (13, 14). Additionally, when listening to music, people classified as introverts have been shown to have </w:t>
      </w:r>
      <w:del w:id="36" w:author="Herderschee, Hayley" w:date="2023-03-07T10:03:00Z">
        <w:r w:rsidR="001C052B" w:rsidRPr="00A3783C" w:rsidDel="008506E6">
          <w:rPr>
            <w:rFonts w:ascii="Arial" w:eastAsia="Arial" w:hAnsi="Arial" w:cs="Arial"/>
            <w:bCs/>
            <w:sz w:val="22"/>
            <w:szCs w:val="22"/>
          </w:rPr>
          <w:delText xml:space="preserve">a </w:delText>
        </w:r>
      </w:del>
      <w:r w:rsidR="001C052B" w:rsidRPr="00A3783C">
        <w:rPr>
          <w:rFonts w:ascii="Arial" w:eastAsia="Arial" w:hAnsi="Arial" w:cs="Arial"/>
          <w:bCs/>
          <w:sz w:val="22"/>
          <w:szCs w:val="22"/>
        </w:rPr>
        <w:t>worse reading comprehension than extroverts (15). Still</w:t>
      </w:r>
      <w:ins w:id="37" w:author="Herderschee, Hayley" w:date="2023-03-07T10:03:00Z">
        <w:r w:rsidR="008506E6">
          <w:rPr>
            <w:rFonts w:ascii="Arial" w:eastAsia="Arial" w:hAnsi="Arial" w:cs="Arial"/>
            <w:bCs/>
            <w:sz w:val="22"/>
            <w:szCs w:val="22"/>
          </w:rPr>
          <w:t>,</w:t>
        </w:r>
      </w:ins>
      <w:r w:rsidR="001C052B" w:rsidRPr="00A3783C">
        <w:rPr>
          <w:rFonts w:ascii="Arial" w:eastAsia="Arial" w:hAnsi="Arial" w:cs="Arial"/>
          <w:bCs/>
          <w:sz w:val="22"/>
          <w:szCs w:val="22"/>
        </w:rPr>
        <w:t xml:space="preserve"> other studies argue that music does not affect recall or short-term memory, stating that listening to music provides neither assistance nor a handicap (16, 17). </w:t>
      </w:r>
    </w:p>
    <w:p w14:paraId="54566E7D" w14:textId="77777777" w:rsidR="001C052B" w:rsidRPr="00A3783C" w:rsidRDefault="001C052B" w:rsidP="008506E6">
      <w:pPr>
        <w:spacing w:line="360" w:lineRule="auto"/>
        <w:jc w:val="both"/>
        <w:rPr>
          <w:rFonts w:ascii="Arial" w:eastAsia="Arial" w:hAnsi="Arial" w:cs="Arial"/>
          <w:bCs/>
          <w:sz w:val="22"/>
          <w:szCs w:val="22"/>
        </w:rPr>
      </w:pPr>
    </w:p>
    <w:p w14:paraId="12D9A5DA" w14:textId="649F3CB5" w:rsidR="001C052B" w:rsidRPr="00A3783C" w:rsidRDefault="001C052B" w:rsidP="008506E6">
      <w:pPr>
        <w:spacing w:line="360" w:lineRule="auto"/>
        <w:jc w:val="both"/>
        <w:rPr>
          <w:rFonts w:ascii="Arial" w:eastAsia="Arial" w:hAnsi="Arial" w:cs="Arial"/>
          <w:bCs/>
          <w:sz w:val="22"/>
          <w:szCs w:val="22"/>
        </w:rPr>
      </w:pPr>
      <w:r w:rsidRPr="00A3783C">
        <w:rPr>
          <w:rFonts w:ascii="Arial" w:eastAsia="Arial" w:hAnsi="Arial" w:cs="Arial"/>
          <w:bCs/>
          <w:sz w:val="22"/>
          <w:szCs w:val="22"/>
        </w:rPr>
        <w:t xml:space="preserve">Along with this conflicting research, students themselves hold a variety of personal opinions about the effects of electronic distractions. </w:t>
      </w:r>
      <w:proofErr w:type="gramStart"/>
      <w:r w:rsidR="003251CC" w:rsidRPr="00A3783C">
        <w:rPr>
          <w:rFonts w:ascii="Arial" w:eastAsia="Arial" w:hAnsi="Arial" w:cs="Arial"/>
          <w:bCs/>
          <w:sz w:val="22"/>
          <w:szCs w:val="22"/>
        </w:rPr>
        <w:t>In order to</w:t>
      </w:r>
      <w:proofErr w:type="gramEnd"/>
      <w:r w:rsidR="003251CC" w:rsidRPr="00A3783C">
        <w:rPr>
          <w:rFonts w:ascii="Arial" w:eastAsia="Arial" w:hAnsi="Arial" w:cs="Arial"/>
          <w:bCs/>
          <w:sz w:val="22"/>
          <w:szCs w:val="22"/>
        </w:rPr>
        <w:t xml:space="preserve"> better understand student perspectives, </w:t>
      </w:r>
      <w:commentRangeStart w:id="38"/>
      <w:commentRangeStart w:id="39"/>
      <w:r w:rsidR="003251CC" w:rsidRPr="00A3783C">
        <w:rPr>
          <w:rFonts w:ascii="Arial" w:eastAsia="Arial" w:hAnsi="Arial" w:cs="Arial"/>
          <w:bCs/>
          <w:sz w:val="22"/>
          <w:szCs w:val="22"/>
        </w:rPr>
        <w:t xml:space="preserve">all </w:t>
      </w:r>
      <w:r w:rsidR="003251CC" w:rsidRPr="00A3783C">
        <w:rPr>
          <w:rFonts w:ascii="Arial" w:eastAsia="Arial" w:hAnsi="Arial" w:cs="Arial"/>
          <w:bCs/>
          <w:sz w:val="22"/>
          <w:szCs w:val="22"/>
        </w:rPr>
        <w:lastRenderedPageBreak/>
        <w:t xml:space="preserve">students </w:t>
      </w:r>
      <w:commentRangeEnd w:id="38"/>
      <w:r w:rsidR="00F52666">
        <w:rPr>
          <w:rStyle w:val="CommentReference"/>
        </w:rPr>
        <w:commentReference w:id="38"/>
      </w:r>
      <w:commentRangeEnd w:id="39"/>
      <w:r w:rsidR="00045202">
        <w:rPr>
          <w:rStyle w:val="CommentReference"/>
        </w:rPr>
        <w:commentReference w:id="39"/>
      </w:r>
      <w:r w:rsidR="003251CC" w:rsidRPr="00A3783C">
        <w:rPr>
          <w:rFonts w:ascii="Arial" w:eastAsia="Arial" w:hAnsi="Arial" w:cs="Arial"/>
          <w:bCs/>
          <w:sz w:val="22"/>
          <w:szCs w:val="22"/>
        </w:rPr>
        <w:t>were given the opportunity to comment on how they felt electronics impacted their studying</w:t>
      </w:r>
      <w:r w:rsidRPr="00A3783C">
        <w:rPr>
          <w:rFonts w:ascii="Arial" w:eastAsia="Arial" w:hAnsi="Arial" w:cs="Arial"/>
          <w:bCs/>
          <w:sz w:val="22"/>
          <w:szCs w:val="22"/>
        </w:rPr>
        <w:t xml:space="preserve">. Some students </w:t>
      </w:r>
      <w:r w:rsidR="001174AF" w:rsidRPr="00A3783C">
        <w:rPr>
          <w:rFonts w:ascii="Arial" w:eastAsia="Arial" w:hAnsi="Arial" w:cs="Arial"/>
          <w:bCs/>
          <w:sz w:val="22"/>
          <w:szCs w:val="22"/>
        </w:rPr>
        <w:t>claimed</w:t>
      </w:r>
      <w:r w:rsidRPr="00A3783C">
        <w:rPr>
          <w:rFonts w:ascii="Arial" w:eastAsia="Arial" w:hAnsi="Arial" w:cs="Arial"/>
          <w:bCs/>
          <w:sz w:val="22"/>
          <w:szCs w:val="22"/>
        </w:rPr>
        <w:t xml:space="preserve"> </w:t>
      </w:r>
      <w:ins w:id="40" w:author="Herderschee, Hayley" w:date="2023-03-07T10:06:00Z">
        <w:r w:rsidR="008506E6">
          <w:rPr>
            <w:rFonts w:ascii="Arial" w:eastAsia="Arial" w:hAnsi="Arial" w:cs="Arial"/>
            <w:bCs/>
            <w:sz w:val="22"/>
            <w:szCs w:val="22"/>
          </w:rPr>
          <w:t xml:space="preserve">that </w:t>
        </w:r>
      </w:ins>
      <w:r w:rsidR="003251CC" w:rsidRPr="00A3783C">
        <w:rPr>
          <w:rFonts w:ascii="Arial" w:eastAsia="Arial" w:hAnsi="Arial" w:cs="Arial"/>
          <w:bCs/>
          <w:sz w:val="22"/>
          <w:szCs w:val="22"/>
        </w:rPr>
        <w:t xml:space="preserve">music </w:t>
      </w:r>
      <w:del w:id="41" w:author="Herderschee, Hayley" w:date="2023-03-07T10:06:00Z">
        <w:r w:rsidR="003251CC" w:rsidRPr="00A3783C" w:rsidDel="008506E6">
          <w:rPr>
            <w:rFonts w:ascii="Arial" w:eastAsia="Arial" w:hAnsi="Arial" w:cs="Arial"/>
            <w:bCs/>
            <w:sz w:val="22"/>
            <w:szCs w:val="22"/>
          </w:rPr>
          <w:delText xml:space="preserve">wasn’t </w:delText>
        </w:r>
      </w:del>
      <w:commentRangeStart w:id="42"/>
      <w:ins w:id="43" w:author="Herderschee, Hayley" w:date="2023-03-07T10:06:00Z">
        <w:r w:rsidR="008506E6" w:rsidRPr="00A3783C">
          <w:rPr>
            <w:rFonts w:ascii="Arial" w:eastAsia="Arial" w:hAnsi="Arial" w:cs="Arial"/>
            <w:bCs/>
            <w:sz w:val="22"/>
            <w:szCs w:val="22"/>
          </w:rPr>
          <w:t>was</w:t>
        </w:r>
        <w:r w:rsidR="008506E6">
          <w:rPr>
            <w:rFonts w:ascii="Arial" w:eastAsia="Arial" w:hAnsi="Arial" w:cs="Arial"/>
            <w:bCs/>
            <w:sz w:val="22"/>
            <w:szCs w:val="22"/>
          </w:rPr>
          <w:t xml:space="preserve"> not</w:t>
        </w:r>
      </w:ins>
      <w:commentRangeEnd w:id="42"/>
      <w:ins w:id="44" w:author="Herderschee, Hayley" w:date="2023-03-07T10:07:00Z">
        <w:r w:rsidR="008506E6">
          <w:rPr>
            <w:rStyle w:val="CommentReference"/>
          </w:rPr>
          <w:commentReference w:id="42"/>
        </w:r>
      </w:ins>
      <w:ins w:id="45" w:author="Herderschee, Hayley" w:date="2023-03-07T10:06:00Z">
        <w:r w:rsidR="008506E6" w:rsidRPr="00A3783C">
          <w:rPr>
            <w:rFonts w:ascii="Arial" w:eastAsia="Arial" w:hAnsi="Arial" w:cs="Arial"/>
            <w:bCs/>
            <w:sz w:val="22"/>
            <w:szCs w:val="22"/>
          </w:rPr>
          <w:t xml:space="preserve"> </w:t>
        </w:r>
      </w:ins>
      <w:r w:rsidR="003251CC" w:rsidRPr="00A3783C">
        <w:rPr>
          <w:rFonts w:ascii="Arial" w:eastAsia="Arial" w:hAnsi="Arial" w:cs="Arial"/>
          <w:bCs/>
          <w:sz w:val="22"/>
          <w:szCs w:val="22"/>
        </w:rPr>
        <w:t>a distraction</w:t>
      </w:r>
      <w:del w:id="46" w:author="Mollie Harrison" w:date="2023-04-03T19:50:00Z">
        <w:r w:rsidRPr="00A3783C" w:rsidDel="00045202">
          <w:rPr>
            <w:rFonts w:ascii="Arial" w:eastAsia="Arial" w:hAnsi="Arial" w:cs="Arial"/>
            <w:bCs/>
            <w:sz w:val="22"/>
            <w:szCs w:val="22"/>
          </w:rPr>
          <w:delText>,</w:delText>
        </w:r>
      </w:del>
      <w:r w:rsidRPr="00A3783C">
        <w:rPr>
          <w:rFonts w:ascii="Arial" w:eastAsia="Arial" w:hAnsi="Arial" w:cs="Arial"/>
          <w:bCs/>
          <w:sz w:val="22"/>
          <w:szCs w:val="22"/>
        </w:rPr>
        <w:t xml:space="preserve"> but </w:t>
      </w:r>
      <w:del w:id="47" w:author="Herderschee, Hayley" w:date="2023-03-07T10:07:00Z">
        <w:r w:rsidR="003251CC" w:rsidRPr="00A3783C" w:rsidDel="008506E6">
          <w:rPr>
            <w:rFonts w:ascii="Arial" w:eastAsia="Arial" w:hAnsi="Arial" w:cs="Arial"/>
            <w:bCs/>
            <w:sz w:val="22"/>
            <w:szCs w:val="22"/>
          </w:rPr>
          <w:delText xml:space="preserve">that it </w:delText>
        </w:r>
      </w:del>
      <w:r w:rsidRPr="00A3783C">
        <w:rPr>
          <w:rFonts w:ascii="Arial" w:eastAsia="Arial" w:hAnsi="Arial" w:cs="Arial"/>
          <w:bCs/>
          <w:sz w:val="22"/>
          <w:szCs w:val="22"/>
        </w:rPr>
        <w:t>increase</w:t>
      </w:r>
      <w:r w:rsidR="003251CC" w:rsidRPr="00A3783C">
        <w:rPr>
          <w:rFonts w:ascii="Arial" w:eastAsia="Arial" w:hAnsi="Arial" w:cs="Arial"/>
          <w:bCs/>
          <w:sz w:val="22"/>
          <w:szCs w:val="22"/>
        </w:rPr>
        <w:t xml:space="preserve">d </w:t>
      </w:r>
      <w:r w:rsidRPr="00A3783C">
        <w:rPr>
          <w:rFonts w:ascii="Arial" w:eastAsia="Arial" w:hAnsi="Arial" w:cs="Arial"/>
          <w:bCs/>
          <w:sz w:val="22"/>
          <w:szCs w:val="22"/>
        </w:rPr>
        <w:t>their focus and enhance</w:t>
      </w:r>
      <w:r w:rsidR="003251CC" w:rsidRPr="00A3783C">
        <w:rPr>
          <w:rFonts w:ascii="Arial" w:eastAsia="Arial" w:hAnsi="Arial" w:cs="Arial"/>
          <w:bCs/>
          <w:sz w:val="22"/>
          <w:szCs w:val="22"/>
        </w:rPr>
        <w:t xml:space="preserve">d </w:t>
      </w:r>
      <w:r w:rsidRPr="00A3783C">
        <w:rPr>
          <w:rFonts w:ascii="Arial" w:eastAsia="Arial" w:hAnsi="Arial" w:cs="Arial"/>
          <w:bCs/>
          <w:sz w:val="22"/>
          <w:szCs w:val="22"/>
        </w:rPr>
        <w:t xml:space="preserve">their performance by drowning out the extraneous noise of their environment. </w:t>
      </w:r>
      <w:commentRangeStart w:id="48"/>
      <w:r w:rsidRPr="00A3783C">
        <w:rPr>
          <w:rFonts w:ascii="Arial" w:eastAsia="Arial" w:hAnsi="Arial" w:cs="Arial"/>
          <w:bCs/>
          <w:sz w:val="22"/>
          <w:szCs w:val="22"/>
        </w:rPr>
        <w:t>Some students also report that studying with music or social media present prevents them from getting bored while they work and stopping completely. Others use electronic distraction</w:t>
      </w:r>
      <w:ins w:id="49" w:author="Herderschee, Hayley" w:date="2023-03-07T10:09:00Z">
        <w:r w:rsidR="008506E6">
          <w:rPr>
            <w:rFonts w:ascii="Arial" w:eastAsia="Arial" w:hAnsi="Arial" w:cs="Arial"/>
            <w:bCs/>
            <w:sz w:val="22"/>
            <w:szCs w:val="22"/>
          </w:rPr>
          <w:t>s</w:t>
        </w:r>
      </w:ins>
      <w:r w:rsidRPr="00A3783C">
        <w:rPr>
          <w:rFonts w:ascii="Arial" w:eastAsia="Arial" w:hAnsi="Arial" w:cs="Arial"/>
          <w:bCs/>
          <w:sz w:val="22"/>
          <w:szCs w:val="22"/>
        </w:rPr>
        <w:t xml:space="preserve"> as an incentive for getting work done, allowing themselves a predetermined amount of screen time between completed assignments. </w:t>
      </w:r>
      <w:r w:rsidR="003251CC" w:rsidRPr="00A3783C">
        <w:rPr>
          <w:rFonts w:ascii="Arial" w:eastAsia="Arial" w:hAnsi="Arial" w:cs="Arial"/>
          <w:bCs/>
          <w:sz w:val="22"/>
          <w:szCs w:val="22"/>
        </w:rPr>
        <w:t>Accordingly, t</w:t>
      </w:r>
      <w:r w:rsidRPr="00A3783C">
        <w:rPr>
          <w:rFonts w:ascii="Arial" w:eastAsia="Arial" w:hAnsi="Arial" w:cs="Arial"/>
          <w:bCs/>
          <w:sz w:val="22"/>
          <w:szCs w:val="22"/>
        </w:rPr>
        <w:t xml:space="preserve">here is </w:t>
      </w:r>
      <w:r w:rsidR="003251CC" w:rsidRPr="00A3783C">
        <w:rPr>
          <w:rFonts w:ascii="Arial" w:eastAsia="Arial" w:hAnsi="Arial" w:cs="Arial"/>
          <w:bCs/>
          <w:sz w:val="22"/>
          <w:szCs w:val="22"/>
        </w:rPr>
        <w:t xml:space="preserve">research </w:t>
      </w:r>
      <w:r w:rsidRPr="00A3783C">
        <w:rPr>
          <w:rFonts w:ascii="Arial" w:eastAsia="Arial" w:hAnsi="Arial" w:cs="Arial"/>
          <w:bCs/>
          <w:sz w:val="22"/>
          <w:szCs w:val="22"/>
        </w:rPr>
        <w:t xml:space="preserve">that shows the use of laptops in the classroom can improve student satisfaction and enhance academic achievement (18, 19). </w:t>
      </w:r>
      <w:commentRangeEnd w:id="48"/>
      <w:r w:rsidR="00045202">
        <w:rPr>
          <w:rStyle w:val="CommentReference"/>
        </w:rPr>
        <w:commentReference w:id="48"/>
      </w:r>
      <w:r w:rsidRPr="00A3783C">
        <w:rPr>
          <w:rFonts w:ascii="Arial" w:eastAsia="Arial" w:hAnsi="Arial" w:cs="Arial"/>
          <w:bCs/>
          <w:sz w:val="22"/>
          <w:szCs w:val="22"/>
        </w:rPr>
        <w:t xml:space="preserve">Most interestingly, many students in this study expressed sentiments along the lines of </w:t>
      </w:r>
      <w:commentRangeStart w:id="50"/>
      <w:r w:rsidRPr="00A3783C">
        <w:rPr>
          <w:rFonts w:ascii="Arial" w:eastAsia="Arial" w:hAnsi="Arial" w:cs="Arial"/>
          <w:bCs/>
          <w:sz w:val="22"/>
          <w:szCs w:val="22"/>
        </w:rPr>
        <w:t xml:space="preserve">“It’s bad. I know it’s bad. But I can’t stop”, </w:t>
      </w:r>
      <w:r w:rsidR="003251CC" w:rsidRPr="00A3783C">
        <w:rPr>
          <w:rFonts w:ascii="Arial" w:eastAsia="Arial" w:hAnsi="Arial" w:cs="Arial"/>
          <w:bCs/>
          <w:sz w:val="22"/>
          <w:szCs w:val="22"/>
        </w:rPr>
        <w:t xml:space="preserve">implying </w:t>
      </w:r>
      <w:r w:rsidRPr="00A3783C">
        <w:rPr>
          <w:rFonts w:ascii="Arial" w:eastAsia="Arial" w:hAnsi="Arial" w:cs="Arial"/>
          <w:bCs/>
          <w:sz w:val="22"/>
          <w:szCs w:val="22"/>
        </w:rPr>
        <w:t xml:space="preserve">that they’re aware of the negative impact electronics have on their </w:t>
      </w:r>
      <w:r w:rsidR="00DB3D1D" w:rsidRPr="00A3783C">
        <w:rPr>
          <w:rFonts w:ascii="Arial" w:eastAsia="Arial" w:hAnsi="Arial" w:cs="Arial"/>
          <w:bCs/>
          <w:sz w:val="22"/>
          <w:szCs w:val="22"/>
        </w:rPr>
        <w:t>studying</w:t>
      </w:r>
      <w:r w:rsidRPr="00A3783C">
        <w:rPr>
          <w:rFonts w:ascii="Arial" w:eastAsia="Arial" w:hAnsi="Arial" w:cs="Arial"/>
          <w:bCs/>
          <w:sz w:val="22"/>
          <w:szCs w:val="22"/>
        </w:rPr>
        <w:t xml:space="preserve"> but </w:t>
      </w:r>
      <w:del w:id="51" w:author="Herderschee, Hayley" w:date="2023-03-07T10:10:00Z">
        <w:r w:rsidRPr="00A3783C" w:rsidDel="008506E6">
          <w:rPr>
            <w:rFonts w:ascii="Arial" w:eastAsia="Arial" w:hAnsi="Arial" w:cs="Arial"/>
            <w:bCs/>
            <w:sz w:val="22"/>
            <w:szCs w:val="22"/>
          </w:rPr>
          <w:delText xml:space="preserve">just </w:delText>
        </w:r>
      </w:del>
      <w:r w:rsidRPr="00A3783C">
        <w:rPr>
          <w:rFonts w:ascii="Arial" w:eastAsia="Arial" w:hAnsi="Arial" w:cs="Arial"/>
          <w:bCs/>
          <w:sz w:val="22"/>
          <w:szCs w:val="22"/>
        </w:rPr>
        <w:t>can’t break the habit.</w:t>
      </w:r>
      <w:commentRangeEnd w:id="50"/>
      <w:r w:rsidR="008506E6">
        <w:rPr>
          <w:rStyle w:val="CommentReference"/>
        </w:rPr>
        <w:commentReference w:id="50"/>
      </w:r>
      <w:r w:rsidRPr="00A3783C">
        <w:rPr>
          <w:rFonts w:ascii="Arial" w:eastAsia="Arial" w:hAnsi="Arial" w:cs="Arial"/>
          <w:bCs/>
          <w:sz w:val="22"/>
          <w:szCs w:val="22"/>
        </w:rPr>
        <w:t xml:space="preserve"> </w:t>
      </w:r>
    </w:p>
    <w:p w14:paraId="42BC5A03" w14:textId="77777777" w:rsidR="001C052B" w:rsidRPr="00A3783C" w:rsidRDefault="001C052B" w:rsidP="008506E6">
      <w:pPr>
        <w:spacing w:line="360" w:lineRule="auto"/>
        <w:jc w:val="both"/>
        <w:rPr>
          <w:rFonts w:ascii="Arial" w:eastAsia="Arial" w:hAnsi="Arial" w:cs="Arial"/>
          <w:bCs/>
          <w:sz w:val="22"/>
          <w:szCs w:val="22"/>
        </w:rPr>
      </w:pPr>
    </w:p>
    <w:p w14:paraId="4ED5F94F" w14:textId="2B83CDFD" w:rsidR="001C052B" w:rsidRPr="00A3783C" w:rsidRDefault="001C052B" w:rsidP="008506E6">
      <w:pPr>
        <w:spacing w:line="360" w:lineRule="auto"/>
        <w:jc w:val="both"/>
        <w:rPr>
          <w:rFonts w:ascii="Arial" w:eastAsia="Arial" w:hAnsi="Arial" w:cs="Arial"/>
          <w:bCs/>
          <w:sz w:val="22"/>
          <w:szCs w:val="22"/>
        </w:rPr>
      </w:pPr>
      <w:r w:rsidRPr="00A3783C">
        <w:rPr>
          <w:rFonts w:ascii="Arial" w:eastAsia="Arial" w:hAnsi="Arial" w:cs="Arial"/>
          <w:bCs/>
          <w:sz w:val="22"/>
          <w:szCs w:val="22"/>
        </w:rPr>
        <w:t>Habits are</w:t>
      </w:r>
      <w:del w:id="52" w:author="Amber Abbott" w:date="2023-03-13T18:59:00Z">
        <w:r w:rsidRPr="00A3783C" w:rsidDel="00F52666">
          <w:rPr>
            <w:rFonts w:ascii="Arial" w:eastAsia="Arial" w:hAnsi="Arial" w:cs="Arial"/>
            <w:bCs/>
            <w:sz w:val="22"/>
            <w:szCs w:val="22"/>
          </w:rPr>
          <w:delText xml:space="preserve"> a</w:delText>
        </w:r>
      </w:del>
      <w:r w:rsidRPr="00A3783C">
        <w:rPr>
          <w:rFonts w:ascii="Arial" w:eastAsia="Arial" w:hAnsi="Arial" w:cs="Arial"/>
          <w:bCs/>
          <w:sz w:val="22"/>
          <w:szCs w:val="22"/>
        </w:rPr>
        <w:t xml:space="preserve"> behavior</w:t>
      </w:r>
      <w:ins w:id="53" w:author="Amber Abbott" w:date="2023-03-13T18:59:00Z">
        <w:r w:rsidR="00F52666">
          <w:rPr>
            <w:rFonts w:ascii="Arial" w:eastAsia="Arial" w:hAnsi="Arial" w:cs="Arial"/>
            <w:bCs/>
            <w:sz w:val="22"/>
            <w:szCs w:val="22"/>
          </w:rPr>
          <w:t>s</w:t>
        </w:r>
      </w:ins>
      <w:r w:rsidRPr="00A3783C">
        <w:rPr>
          <w:rFonts w:ascii="Arial" w:eastAsia="Arial" w:hAnsi="Arial" w:cs="Arial"/>
          <w:bCs/>
          <w:sz w:val="22"/>
          <w:szCs w:val="22"/>
        </w:rPr>
        <w:t xml:space="preserve"> formed by the brain</w:t>
      </w:r>
      <w:del w:id="54" w:author="Amber Abbott" w:date="2023-03-13T18:59:00Z">
        <w:r w:rsidRPr="00A3783C" w:rsidDel="00F52666">
          <w:rPr>
            <w:rFonts w:ascii="Arial" w:eastAsia="Arial" w:hAnsi="Arial" w:cs="Arial"/>
            <w:bCs/>
            <w:sz w:val="22"/>
            <w:szCs w:val="22"/>
          </w:rPr>
          <w:delText>’</w:delText>
        </w:r>
      </w:del>
      <w:ins w:id="55" w:author="Herderschee, Hayley" w:date="2023-03-07T10:12:00Z">
        <w:r w:rsidR="008506E6">
          <w:rPr>
            <w:rFonts w:ascii="Arial" w:eastAsia="Arial" w:hAnsi="Arial" w:cs="Arial"/>
            <w:bCs/>
            <w:sz w:val="22"/>
            <w:szCs w:val="22"/>
          </w:rPr>
          <w:t xml:space="preserve"> associating </w:t>
        </w:r>
      </w:ins>
      <w:del w:id="56" w:author="Herderschee, Hayley" w:date="2023-03-07T10:12:00Z">
        <w:r w:rsidRPr="00A3783C" w:rsidDel="008506E6">
          <w:rPr>
            <w:rFonts w:ascii="Arial" w:eastAsia="Arial" w:hAnsi="Arial" w:cs="Arial"/>
            <w:bCs/>
            <w:sz w:val="22"/>
            <w:szCs w:val="22"/>
          </w:rPr>
          <w:delText>s association of</w:delText>
        </w:r>
      </w:del>
      <w:r w:rsidRPr="00A3783C">
        <w:rPr>
          <w:rFonts w:ascii="Arial" w:eastAsia="Arial" w:hAnsi="Arial" w:cs="Arial"/>
          <w:bCs/>
          <w:sz w:val="22"/>
          <w:szCs w:val="22"/>
        </w:rPr>
        <w:t xml:space="preserve"> a cue or reward with a routine. For many students, their study routine </w:t>
      </w:r>
      <w:r w:rsidR="00DB3D1D" w:rsidRPr="00A3783C">
        <w:rPr>
          <w:rFonts w:ascii="Arial" w:eastAsia="Arial" w:hAnsi="Arial" w:cs="Arial"/>
          <w:bCs/>
          <w:sz w:val="22"/>
          <w:szCs w:val="22"/>
        </w:rPr>
        <w:t>is</w:t>
      </w:r>
      <w:r w:rsidRPr="00A3783C">
        <w:rPr>
          <w:rFonts w:ascii="Arial" w:eastAsia="Arial" w:hAnsi="Arial" w:cs="Arial"/>
          <w:bCs/>
          <w:sz w:val="22"/>
          <w:szCs w:val="22"/>
        </w:rPr>
        <w:t xml:space="preserve"> marked by opening a music or social media app </w:t>
      </w:r>
      <w:r w:rsidR="001174AF" w:rsidRPr="00A3783C">
        <w:rPr>
          <w:rFonts w:ascii="Arial" w:eastAsia="Arial" w:hAnsi="Arial" w:cs="Arial"/>
          <w:bCs/>
          <w:sz w:val="22"/>
          <w:szCs w:val="22"/>
        </w:rPr>
        <w:t>(</w:t>
      </w:r>
      <w:r w:rsidR="00D343C7" w:rsidRPr="00A3783C">
        <w:rPr>
          <w:rFonts w:ascii="Arial" w:eastAsia="Arial" w:hAnsi="Arial" w:cs="Arial"/>
          <w:bCs/>
          <w:sz w:val="22"/>
          <w:szCs w:val="22"/>
        </w:rPr>
        <w:t>20</w:t>
      </w:r>
      <w:r w:rsidR="001174AF" w:rsidRPr="00A3783C">
        <w:rPr>
          <w:rFonts w:ascii="Arial" w:eastAsia="Arial" w:hAnsi="Arial" w:cs="Arial"/>
          <w:bCs/>
          <w:sz w:val="22"/>
          <w:szCs w:val="22"/>
        </w:rPr>
        <w:t>)</w:t>
      </w:r>
      <w:r w:rsidRPr="00A3783C">
        <w:rPr>
          <w:rFonts w:ascii="Arial" w:eastAsia="Arial" w:hAnsi="Arial" w:cs="Arial"/>
          <w:bCs/>
          <w:sz w:val="22"/>
          <w:szCs w:val="22"/>
        </w:rPr>
        <w:t>. As electronic distractions incentivize studying, which may otherwise be an undesirable task, students may be unwilling to separate the two despite any negative effects from electronic distractions</w:t>
      </w:r>
      <w:r w:rsidR="001174AF" w:rsidRPr="00A3783C">
        <w:rPr>
          <w:rFonts w:ascii="Arial" w:eastAsia="Arial" w:hAnsi="Arial" w:cs="Arial"/>
          <w:bCs/>
          <w:sz w:val="22"/>
          <w:szCs w:val="22"/>
        </w:rPr>
        <w:t xml:space="preserve">. </w:t>
      </w:r>
      <w:r w:rsidRPr="00A3783C">
        <w:rPr>
          <w:rFonts w:ascii="Arial" w:eastAsia="Arial" w:hAnsi="Arial" w:cs="Arial"/>
          <w:bCs/>
          <w:sz w:val="22"/>
          <w:szCs w:val="22"/>
        </w:rPr>
        <w:t xml:space="preserve">This inability to break habits was at the core of </w:t>
      </w:r>
      <w:r w:rsidR="00DB3D1D" w:rsidRPr="00A3783C">
        <w:rPr>
          <w:rFonts w:ascii="Arial" w:eastAsia="Arial" w:hAnsi="Arial" w:cs="Arial"/>
          <w:bCs/>
          <w:sz w:val="22"/>
          <w:szCs w:val="22"/>
        </w:rPr>
        <w:t>this experiment</w:t>
      </w:r>
      <w:r w:rsidRPr="00A3783C">
        <w:rPr>
          <w:rFonts w:ascii="Arial" w:eastAsia="Arial" w:hAnsi="Arial" w:cs="Arial"/>
          <w:bCs/>
          <w:sz w:val="22"/>
          <w:szCs w:val="22"/>
        </w:rPr>
        <w:t xml:space="preserve">. </w:t>
      </w:r>
      <w:del w:id="57" w:author="Herderschee, Hayley" w:date="2023-03-07T10:12:00Z">
        <w:r w:rsidRPr="00A3783C" w:rsidDel="008506E6">
          <w:rPr>
            <w:rFonts w:ascii="Arial" w:eastAsia="Arial" w:hAnsi="Arial" w:cs="Arial"/>
            <w:bCs/>
            <w:sz w:val="22"/>
            <w:szCs w:val="22"/>
          </w:rPr>
          <w:delText xml:space="preserve">I </w:delText>
        </w:r>
      </w:del>
      <w:commentRangeStart w:id="58"/>
      <w:ins w:id="59" w:author="Herderschee, Hayley" w:date="2023-03-07T10:12:00Z">
        <w:r w:rsidR="008506E6">
          <w:rPr>
            <w:rFonts w:ascii="Arial" w:eastAsia="Arial" w:hAnsi="Arial" w:cs="Arial"/>
            <w:bCs/>
            <w:sz w:val="22"/>
            <w:szCs w:val="22"/>
          </w:rPr>
          <w:t>We</w:t>
        </w:r>
      </w:ins>
      <w:commentRangeEnd w:id="58"/>
      <w:ins w:id="60" w:author="Herderschee, Hayley" w:date="2023-03-07T10:13:00Z">
        <w:r w:rsidR="008506E6">
          <w:rPr>
            <w:rStyle w:val="CommentReference"/>
          </w:rPr>
          <w:commentReference w:id="58"/>
        </w:r>
      </w:ins>
      <w:ins w:id="61" w:author="Herderschee, Hayley" w:date="2023-03-07T10:12:00Z">
        <w:r w:rsidR="008506E6" w:rsidRPr="00A3783C">
          <w:rPr>
            <w:rFonts w:ascii="Arial" w:eastAsia="Arial" w:hAnsi="Arial" w:cs="Arial"/>
            <w:bCs/>
            <w:sz w:val="22"/>
            <w:szCs w:val="22"/>
          </w:rPr>
          <w:t xml:space="preserve"> </w:t>
        </w:r>
      </w:ins>
      <w:commentRangeStart w:id="62"/>
      <w:r w:rsidRPr="00A3783C">
        <w:rPr>
          <w:rFonts w:ascii="Arial" w:eastAsia="Arial" w:hAnsi="Arial" w:cs="Arial"/>
          <w:bCs/>
          <w:sz w:val="22"/>
          <w:szCs w:val="22"/>
        </w:rPr>
        <w:t>formed this study around the idea that students would only be driven to change their habits if they directly witnessed how said habit was influencing them, regardless of what the effect was</w:t>
      </w:r>
      <w:commentRangeEnd w:id="62"/>
      <w:r w:rsidR="00013578">
        <w:rPr>
          <w:rStyle w:val="CommentReference"/>
        </w:rPr>
        <w:commentReference w:id="62"/>
      </w:r>
      <w:r w:rsidRPr="00A3783C">
        <w:rPr>
          <w:rFonts w:ascii="Arial" w:eastAsia="Arial" w:hAnsi="Arial" w:cs="Arial"/>
          <w:bCs/>
          <w:sz w:val="22"/>
          <w:szCs w:val="22"/>
        </w:rPr>
        <w:t xml:space="preserve">. </w:t>
      </w:r>
      <w:commentRangeStart w:id="63"/>
      <w:r w:rsidRPr="00A3783C">
        <w:rPr>
          <w:rFonts w:ascii="Arial" w:eastAsia="Arial" w:hAnsi="Arial" w:cs="Arial"/>
          <w:bCs/>
          <w:sz w:val="22"/>
          <w:szCs w:val="22"/>
        </w:rPr>
        <w:t>This study hypothesized</w:t>
      </w:r>
      <w:del w:id="64" w:author="Herderschee, Hayley" w:date="2023-03-07T10:13:00Z">
        <w:r w:rsidRPr="00A3783C" w:rsidDel="008506E6">
          <w:rPr>
            <w:rFonts w:ascii="Arial" w:eastAsia="Arial" w:hAnsi="Arial" w:cs="Arial"/>
            <w:bCs/>
            <w:sz w:val="22"/>
            <w:szCs w:val="22"/>
          </w:rPr>
          <w:delText>,</w:delText>
        </w:r>
      </w:del>
      <w:r w:rsidRPr="00A3783C">
        <w:rPr>
          <w:rFonts w:ascii="Arial" w:eastAsia="Arial" w:hAnsi="Arial" w:cs="Arial"/>
          <w:bCs/>
          <w:sz w:val="22"/>
          <w:szCs w:val="22"/>
        </w:rPr>
        <w:t xml:space="preserve"> and found</w:t>
      </w:r>
      <w:del w:id="65" w:author="Herderschee, Hayley" w:date="2023-03-07T10:14:00Z">
        <w:r w:rsidRPr="00A3783C" w:rsidDel="008506E6">
          <w:rPr>
            <w:rFonts w:ascii="Arial" w:eastAsia="Arial" w:hAnsi="Arial" w:cs="Arial"/>
            <w:bCs/>
            <w:sz w:val="22"/>
            <w:szCs w:val="22"/>
          </w:rPr>
          <w:delText>,</w:delText>
        </w:r>
      </w:del>
      <w:r w:rsidRPr="00A3783C">
        <w:rPr>
          <w:rFonts w:ascii="Arial" w:eastAsia="Arial" w:hAnsi="Arial" w:cs="Arial"/>
          <w:bCs/>
          <w:sz w:val="22"/>
          <w:szCs w:val="22"/>
        </w:rPr>
        <w:t xml:space="preserve"> that if students witnessed first-hand the impact of electronic distractions on their cognitive function, they would be more likely to change their study habits than if they </w:t>
      </w:r>
      <w:commentRangeStart w:id="66"/>
      <w:commentRangeStart w:id="67"/>
      <w:del w:id="68" w:author="Herderschee, Hayley" w:date="2023-03-07T10:14:00Z">
        <w:r w:rsidRPr="00A3783C" w:rsidDel="008506E6">
          <w:rPr>
            <w:rFonts w:ascii="Arial" w:eastAsia="Arial" w:hAnsi="Arial" w:cs="Arial"/>
            <w:bCs/>
            <w:sz w:val="22"/>
            <w:szCs w:val="22"/>
          </w:rPr>
          <w:delText>simply</w:delText>
        </w:r>
      </w:del>
      <w:commentRangeEnd w:id="66"/>
      <w:r w:rsidR="008506E6">
        <w:rPr>
          <w:rStyle w:val="CommentReference"/>
        </w:rPr>
        <w:commentReference w:id="66"/>
      </w:r>
      <w:commentRangeEnd w:id="67"/>
      <w:r w:rsidR="00013578">
        <w:rPr>
          <w:rStyle w:val="CommentReference"/>
        </w:rPr>
        <w:commentReference w:id="67"/>
      </w:r>
      <w:del w:id="69" w:author="Herderschee, Hayley" w:date="2023-03-07T10:14:00Z">
        <w:r w:rsidRPr="00A3783C" w:rsidDel="008506E6">
          <w:rPr>
            <w:rFonts w:ascii="Arial" w:eastAsia="Arial" w:hAnsi="Arial" w:cs="Arial"/>
            <w:bCs/>
            <w:sz w:val="22"/>
            <w:szCs w:val="22"/>
          </w:rPr>
          <w:delText xml:space="preserve"> </w:delText>
        </w:r>
      </w:del>
      <w:r w:rsidRPr="00A3783C">
        <w:rPr>
          <w:rFonts w:ascii="Arial" w:eastAsia="Arial" w:hAnsi="Arial" w:cs="Arial"/>
          <w:bCs/>
          <w:sz w:val="22"/>
          <w:szCs w:val="22"/>
        </w:rPr>
        <w:t xml:space="preserve">read statistics. </w:t>
      </w:r>
      <w:commentRangeEnd w:id="63"/>
      <w:r w:rsidR="00F52666">
        <w:rPr>
          <w:rStyle w:val="CommentReference"/>
        </w:rPr>
        <w:commentReference w:id="63"/>
      </w:r>
    </w:p>
    <w:p w14:paraId="0703AE2B" w14:textId="333D5ED8" w:rsidR="001C052B" w:rsidRPr="00A3783C" w:rsidRDefault="001C052B" w:rsidP="008506E6">
      <w:pPr>
        <w:spacing w:line="360" w:lineRule="auto"/>
        <w:jc w:val="both"/>
        <w:rPr>
          <w:sz w:val="22"/>
          <w:szCs w:val="22"/>
        </w:rPr>
      </w:pPr>
    </w:p>
    <w:p w14:paraId="546C5949" w14:textId="22613700" w:rsidR="001C052B" w:rsidRPr="002E6B28" w:rsidRDefault="001C052B" w:rsidP="008506E6">
      <w:pPr>
        <w:spacing w:line="360" w:lineRule="auto"/>
        <w:jc w:val="both"/>
        <w:rPr>
          <w:rFonts w:ascii="Arial" w:eastAsia="Arial" w:hAnsi="Arial" w:cs="Arial"/>
          <w:bCs/>
          <w:sz w:val="22"/>
          <w:szCs w:val="22"/>
        </w:rPr>
      </w:pPr>
      <w:commentRangeStart w:id="70"/>
      <w:r w:rsidRPr="00A3783C">
        <w:rPr>
          <w:rFonts w:ascii="Arial" w:eastAsia="Arial" w:hAnsi="Arial" w:cs="Arial"/>
          <w:b/>
          <w:sz w:val="22"/>
          <w:szCs w:val="22"/>
        </w:rPr>
        <w:t>RESULTS</w:t>
      </w:r>
      <w:commentRangeEnd w:id="70"/>
      <w:r w:rsidR="008506E6">
        <w:rPr>
          <w:rStyle w:val="CommentReference"/>
        </w:rPr>
        <w:commentReference w:id="70"/>
      </w:r>
    </w:p>
    <w:p w14:paraId="4EE9C005" w14:textId="2FBFD6C5" w:rsidR="00536FEA" w:rsidRPr="00A3783C" w:rsidRDefault="00536FEA" w:rsidP="008506E6">
      <w:pPr>
        <w:pStyle w:val="NormalWeb"/>
        <w:spacing w:before="0" w:beforeAutospacing="0" w:after="0" w:afterAutospacing="0" w:line="360" w:lineRule="auto"/>
        <w:jc w:val="both"/>
        <w:rPr>
          <w:rFonts w:ascii="Arial" w:hAnsi="Arial" w:cs="Arial"/>
          <w:color w:val="000000"/>
          <w:sz w:val="22"/>
          <w:szCs w:val="22"/>
        </w:rPr>
      </w:pPr>
      <w:r w:rsidRPr="00A3783C">
        <w:rPr>
          <w:rFonts w:ascii="Arial" w:hAnsi="Arial" w:cs="Arial"/>
          <w:color w:val="000000"/>
          <w:sz w:val="22"/>
          <w:szCs w:val="22"/>
        </w:rPr>
        <w:t xml:space="preserve">This study </w:t>
      </w:r>
      <w:del w:id="71" w:author="Mollie Harrison" w:date="2023-04-03T20:23:00Z">
        <w:r w:rsidRPr="00A3783C" w:rsidDel="00D16694">
          <w:rPr>
            <w:rFonts w:ascii="Arial" w:hAnsi="Arial" w:cs="Arial"/>
            <w:color w:val="000000"/>
            <w:sz w:val="22"/>
            <w:szCs w:val="22"/>
          </w:rPr>
          <w:delText>is an interventional psychology experiment</w:delText>
        </w:r>
        <w:r w:rsidR="00045F02" w:rsidRPr="00A3783C" w:rsidDel="00D16694">
          <w:rPr>
            <w:rFonts w:ascii="Arial" w:hAnsi="Arial" w:cs="Arial"/>
            <w:color w:val="000000"/>
            <w:sz w:val="22"/>
            <w:szCs w:val="22"/>
          </w:rPr>
          <w:delText xml:space="preserve">, </w:delText>
        </w:r>
      </w:del>
      <w:r w:rsidR="00045F02" w:rsidRPr="00A3783C">
        <w:rPr>
          <w:rFonts w:ascii="Arial" w:hAnsi="Arial" w:cs="Arial"/>
          <w:color w:val="000000"/>
          <w:sz w:val="22"/>
          <w:szCs w:val="22"/>
        </w:rPr>
        <w:t>intended to determine</w:t>
      </w:r>
      <w:r w:rsidR="009A1621" w:rsidRPr="00A3783C">
        <w:rPr>
          <w:rFonts w:ascii="Arial" w:hAnsi="Arial" w:cs="Arial"/>
          <w:color w:val="000000"/>
          <w:sz w:val="22"/>
          <w:szCs w:val="22"/>
        </w:rPr>
        <w:t xml:space="preserve"> </w:t>
      </w:r>
      <w:ins w:id="72" w:author="Mollie Harrison" w:date="2023-04-03T20:25:00Z">
        <w:r w:rsidR="00D16694">
          <w:rPr>
            <w:rFonts w:ascii="Arial" w:hAnsi="Arial" w:cs="Arial"/>
            <w:color w:val="000000"/>
            <w:sz w:val="22"/>
            <w:szCs w:val="22"/>
          </w:rPr>
          <w:t>a</w:t>
        </w:r>
      </w:ins>
      <w:del w:id="73" w:author="Mollie Harrison" w:date="2023-04-03T20:25:00Z">
        <w:r w:rsidR="009A1621" w:rsidRPr="00A3783C" w:rsidDel="00D16694">
          <w:rPr>
            <w:rFonts w:ascii="Arial" w:hAnsi="Arial" w:cs="Arial"/>
            <w:color w:val="000000"/>
            <w:sz w:val="22"/>
            <w:szCs w:val="22"/>
          </w:rPr>
          <w:delText>the</w:delText>
        </w:r>
      </w:del>
      <w:r w:rsidR="009A1621" w:rsidRPr="00A3783C">
        <w:rPr>
          <w:rFonts w:ascii="Arial" w:hAnsi="Arial" w:cs="Arial"/>
          <w:color w:val="000000"/>
          <w:sz w:val="22"/>
          <w:szCs w:val="22"/>
        </w:rPr>
        <w:t xml:space="preserve"> better method for getting students to change their study habits around electronic use</w:t>
      </w:r>
      <w:r w:rsidRPr="00A3783C">
        <w:rPr>
          <w:rFonts w:ascii="Arial" w:hAnsi="Arial" w:cs="Arial"/>
          <w:color w:val="000000"/>
          <w:sz w:val="22"/>
          <w:szCs w:val="22"/>
        </w:rPr>
        <w:t xml:space="preserve"> (</w:t>
      </w:r>
      <w:commentRangeStart w:id="74"/>
      <w:r w:rsidRPr="00D16694">
        <w:rPr>
          <w:rFonts w:ascii="Arial" w:hAnsi="Arial" w:cs="Arial"/>
          <w:b/>
          <w:bCs/>
          <w:color w:val="000000"/>
          <w:sz w:val="22"/>
          <w:szCs w:val="22"/>
          <w:rPrChange w:id="75" w:author="Mollie Harrison" w:date="2023-04-03T20:24:00Z">
            <w:rPr>
              <w:rFonts w:ascii="Arial" w:hAnsi="Arial" w:cs="Arial"/>
              <w:color w:val="000000"/>
              <w:sz w:val="22"/>
              <w:szCs w:val="22"/>
            </w:rPr>
          </w:rPrChange>
        </w:rPr>
        <w:t>Figure 1</w:t>
      </w:r>
      <w:commentRangeEnd w:id="74"/>
      <w:r w:rsidR="00D16694">
        <w:rPr>
          <w:rStyle w:val="CommentReference"/>
        </w:rPr>
        <w:commentReference w:id="74"/>
      </w:r>
      <w:r w:rsidRPr="00A3783C">
        <w:rPr>
          <w:rFonts w:ascii="Arial" w:hAnsi="Arial" w:cs="Arial"/>
          <w:color w:val="000000"/>
          <w:sz w:val="22"/>
          <w:szCs w:val="22"/>
        </w:rPr>
        <w:t>).</w:t>
      </w:r>
      <w:r w:rsidR="00DB3D1D" w:rsidRPr="00A3783C">
        <w:rPr>
          <w:rFonts w:ascii="Arial" w:hAnsi="Arial" w:cs="Arial"/>
          <w:color w:val="000000"/>
          <w:sz w:val="22"/>
          <w:szCs w:val="22"/>
        </w:rPr>
        <w:t xml:space="preserve"> </w:t>
      </w:r>
      <w:commentRangeStart w:id="76"/>
      <w:r w:rsidR="00DB3D1D" w:rsidRPr="00A3783C">
        <w:rPr>
          <w:rFonts w:ascii="Arial" w:hAnsi="Arial" w:cs="Arial"/>
          <w:color w:val="000000"/>
          <w:sz w:val="22"/>
          <w:szCs w:val="22"/>
        </w:rPr>
        <w:t>Once</w:t>
      </w:r>
      <w:commentRangeEnd w:id="76"/>
      <w:r w:rsidR="00D16694">
        <w:rPr>
          <w:rStyle w:val="CommentReference"/>
        </w:rPr>
        <w:commentReference w:id="76"/>
      </w:r>
      <w:r w:rsidR="00DB3D1D" w:rsidRPr="00A3783C">
        <w:rPr>
          <w:rFonts w:ascii="Arial" w:hAnsi="Arial" w:cs="Arial"/>
          <w:color w:val="000000"/>
          <w:sz w:val="22"/>
          <w:szCs w:val="22"/>
        </w:rPr>
        <w:t xml:space="preserve"> all subjects </w:t>
      </w:r>
      <w:del w:id="77" w:author="Amber Abbott" w:date="2023-03-13T19:03:00Z">
        <w:r w:rsidR="00DB3D1D" w:rsidRPr="00A3783C" w:rsidDel="00F52666">
          <w:rPr>
            <w:rFonts w:ascii="Arial" w:hAnsi="Arial" w:cs="Arial"/>
            <w:color w:val="000000"/>
            <w:sz w:val="22"/>
            <w:szCs w:val="22"/>
          </w:rPr>
          <w:delText>had taken</w:delText>
        </w:r>
      </w:del>
      <w:ins w:id="78" w:author="Amber Abbott" w:date="2023-03-13T19:03:00Z">
        <w:r w:rsidR="00F52666">
          <w:rPr>
            <w:rFonts w:ascii="Arial" w:hAnsi="Arial" w:cs="Arial"/>
            <w:color w:val="000000"/>
            <w:sz w:val="22"/>
            <w:szCs w:val="22"/>
          </w:rPr>
          <w:t>took</w:t>
        </w:r>
      </w:ins>
      <w:r w:rsidR="00DB3D1D" w:rsidRPr="00A3783C">
        <w:rPr>
          <w:rFonts w:ascii="Arial" w:hAnsi="Arial" w:cs="Arial"/>
          <w:color w:val="000000"/>
          <w:sz w:val="22"/>
          <w:szCs w:val="22"/>
        </w:rPr>
        <w:t xml:space="preserve"> the informational pre-intervention survey and the treatment group subjects </w:t>
      </w:r>
      <w:del w:id="79" w:author="Amber Abbott" w:date="2023-03-13T19:03:00Z">
        <w:r w:rsidR="00DB3D1D" w:rsidRPr="00A3783C" w:rsidDel="00F52666">
          <w:rPr>
            <w:rFonts w:ascii="Arial" w:hAnsi="Arial" w:cs="Arial"/>
            <w:color w:val="000000"/>
            <w:sz w:val="22"/>
            <w:szCs w:val="22"/>
          </w:rPr>
          <w:delText xml:space="preserve">had </w:delText>
        </w:r>
      </w:del>
      <w:r w:rsidR="00DB3D1D" w:rsidRPr="00A3783C">
        <w:rPr>
          <w:rFonts w:ascii="Arial" w:hAnsi="Arial" w:cs="Arial"/>
          <w:color w:val="000000"/>
          <w:sz w:val="22"/>
          <w:szCs w:val="22"/>
        </w:rPr>
        <w:t xml:space="preserve">completed their interventions, there was a wealth of data that could provide information on the impact of </w:t>
      </w:r>
      <w:r w:rsidR="00596F0E" w:rsidRPr="00A3783C">
        <w:rPr>
          <w:rFonts w:ascii="Arial" w:hAnsi="Arial" w:cs="Arial"/>
          <w:color w:val="000000"/>
          <w:sz w:val="22"/>
          <w:szCs w:val="22"/>
        </w:rPr>
        <w:t xml:space="preserve">electronic </w:t>
      </w:r>
      <w:r w:rsidR="00DB3D1D" w:rsidRPr="00A3783C">
        <w:rPr>
          <w:rFonts w:ascii="Arial" w:hAnsi="Arial" w:cs="Arial"/>
          <w:color w:val="000000"/>
          <w:sz w:val="22"/>
          <w:szCs w:val="22"/>
        </w:rPr>
        <w:t xml:space="preserve">distractions on verbal and visual memory. </w:t>
      </w:r>
    </w:p>
    <w:p w14:paraId="48265E62" w14:textId="77777777" w:rsidR="00536FEA" w:rsidRPr="00A3783C" w:rsidRDefault="00536FEA" w:rsidP="008506E6">
      <w:pPr>
        <w:pStyle w:val="NormalWeb"/>
        <w:spacing w:before="0" w:beforeAutospacing="0" w:after="0" w:afterAutospacing="0" w:line="360" w:lineRule="auto"/>
        <w:jc w:val="both"/>
        <w:rPr>
          <w:rFonts w:ascii="Arial" w:hAnsi="Arial" w:cs="Arial"/>
          <w:color w:val="000000"/>
          <w:sz w:val="22"/>
          <w:szCs w:val="22"/>
        </w:rPr>
      </w:pPr>
    </w:p>
    <w:p w14:paraId="577B5C8E" w14:textId="207E23F7" w:rsidR="00AD0A24" w:rsidRPr="00A3783C" w:rsidRDefault="00536FEA" w:rsidP="008506E6">
      <w:pPr>
        <w:pStyle w:val="NormalWeb"/>
        <w:spacing w:before="0" w:beforeAutospacing="0" w:after="0" w:afterAutospacing="0" w:line="360" w:lineRule="auto"/>
        <w:jc w:val="both"/>
        <w:rPr>
          <w:rFonts w:ascii="Arial" w:hAnsi="Arial" w:cs="Arial"/>
          <w:color w:val="000000"/>
          <w:sz w:val="22"/>
          <w:szCs w:val="22"/>
        </w:rPr>
      </w:pPr>
      <w:r w:rsidRPr="00A3783C">
        <w:rPr>
          <w:rFonts w:ascii="Arial" w:hAnsi="Arial" w:cs="Arial"/>
          <w:color w:val="000000"/>
          <w:sz w:val="22"/>
          <w:szCs w:val="22"/>
        </w:rPr>
        <w:t xml:space="preserve">The treatment group’s intervention </w:t>
      </w:r>
      <w:commentRangeStart w:id="80"/>
      <w:r w:rsidRPr="00A3783C">
        <w:rPr>
          <w:rFonts w:ascii="Arial" w:hAnsi="Arial" w:cs="Arial"/>
          <w:color w:val="000000"/>
          <w:sz w:val="22"/>
          <w:szCs w:val="22"/>
        </w:rPr>
        <w:t xml:space="preserve">was designed to show subjects </w:t>
      </w:r>
      <w:r w:rsidR="00596F0E" w:rsidRPr="00A3783C">
        <w:rPr>
          <w:rFonts w:ascii="Arial" w:hAnsi="Arial" w:cs="Arial"/>
          <w:color w:val="000000"/>
          <w:sz w:val="22"/>
          <w:szCs w:val="22"/>
        </w:rPr>
        <w:t>through</w:t>
      </w:r>
      <w:r w:rsidRPr="00A3783C">
        <w:rPr>
          <w:rFonts w:ascii="Arial" w:hAnsi="Arial" w:cs="Arial"/>
          <w:color w:val="000000"/>
          <w:sz w:val="22"/>
          <w:szCs w:val="22"/>
        </w:rPr>
        <w:t xml:space="preserve"> first-hand experience that their verbal and visual memory performance changed while in the presence of distractions</w:t>
      </w:r>
      <w:commentRangeEnd w:id="80"/>
      <w:r w:rsidR="00D16694">
        <w:rPr>
          <w:rStyle w:val="CommentReference"/>
        </w:rPr>
        <w:commentReference w:id="80"/>
      </w:r>
      <w:r w:rsidRPr="00A3783C">
        <w:rPr>
          <w:rFonts w:ascii="Arial" w:hAnsi="Arial" w:cs="Arial"/>
          <w:color w:val="000000"/>
          <w:sz w:val="22"/>
          <w:szCs w:val="22"/>
        </w:rPr>
        <w:t xml:space="preserve">. The order of the distractions was randomized </w:t>
      </w:r>
      <w:r w:rsidR="00596F0E" w:rsidRPr="00A3783C">
        <w:rPr>
          <w:rFonts w:ascii="Arial" w:hAnsi="Arial" w:cs="Arial"/>
          <w:color w:val="000000"/>
          <w:sz w:val="22"/>
          <w:szCs w:val="22"/>
        </w:rPr>
        <w:t xml:space="preserve">for every intervention </w:t>
      </w:r>
      <w:r w:rsidRPr="00A3783C">
        <w:rPr>
          <w:rFonts w:ascii="Arial" w:hAnsi="Arial" w:cs="Arial"/>
          <w:color w:val="000000"/>
          <w:sz w:val="22"/>
          <w:szCs w:val="22"/>
        </w:rPr>
        <w:t>to avoid any effect on the scores</w:t>
      </w:r>
      <w:r w:rsidR="00E60243" w:rsidRPr="00A3783C">
        <w:rPr>
          <w:rFonts w:ascii="Arial" w:hAnsi="Arial" w:cs="Arial"/>
          <w:color w:val="000000"/>
          <w:sz w:val="22"/>
          <w:szCs w:val="22"/>
        </w:rPr>
        <w:t xml:space="preserve">, </w:t>
      </w:r>
      <w:commentRangeStart w:id="81"/>
      <w:r w:rsidR="00E60243" w:rsidRPr="00A3783C">
        <w:rPr>
          <w:rFonts w:ascii="Arial" w:hAnsi="Arial" w:cs="Arial"/>
          <w:color w:val="000000" w:themeColor="text1"/>
          <w:sz w:val="22"/>
          <w:szCs w:val="22"/>
        </w:rPr>
        <w:t>which is why some distractions</w:t>
      </w:r>
      <w:r w:rsidRPr="00A3783C">
        <w:rPr>
          <w:rFonts w:ascii="Arial" w:hAnsi="Arial" w:cs="Arial"/>
          <w:color w:val="000000" w:themeColor="text1"/>
          <w:sz w:val="22"/>
          <w:szCs w:val="22"/>
        </w:rPr>
        <w:t xml:space="preserve"> </w:t>
      </w:r>
      <w:r w:rsidR="00E60243" w:rsidRPr="00A3783C">
        <w:rPr>
          <w:rFonts w:ascii="Arial" w:hAnsi="Arial" w:cs="Arial"/>
          <w:color w:val="000000" w:themeColor="text1"/>
          <w:sz w:val="22"/>
          <w:szCs w:val="22"/>
        </w:rPr>
        <w:t>have few</w:t>
      </w:r>
      <w:r w:rsidR="009C37FF" w:rsidRPr="00A3783C">
        <w:rPr>
          <w:rFonts w:ascii="Arial" w:hAnsi="Arial" w:cs="Arial"/>
          <w:color w:val="000000" w:themeColor="text1"/>
          <w:sz w:val="22"/>
          <w:szCs w:val="22"/>
        </w:rPr>
        <w:t>er</w:t>
      </w:r>
      <w:r w:rsidR="00E60243" w:rsidRPr="00A3783C">
        <w:rPr>
          <w:rFonts w:ascii="Arial" w:hAnsi="Arial" w:cs="Arial"/>
          <w:color w:val="000000" w:themeColor="text1"/>
          <w:sz w:val="22"/>
          <w:szCs w:val="22"/>
        </w:rPr>
        <w:t xml:space="preserve"> scores in</w:t>
      </w:r>
      <w:r w:rsidR="00051E6B" w:rsidRPr="00A3783C">
        <w:rPr>
          <w:rFonts w:ascii="Arial" w:hAnsi="Arial" w:cs="Arial"/>
          <w:color w:val="000000" w:themeColor="text1"/>
          <w:sz w:val="22"/>
          <w:szCs w:val="22"/>
        </w:rPr>
        <w:t xml:space="preserve"> certain positions</w:t>
      </w:r>
      <w:commentRangeEnd w:id="81"/>
      <w:r w:rsidR="00D16694">
        <w:rPr>
          <w:rStyle w:val="CommentReference"/>
        </w:rPr>
        <w:commentReference w:id="81"/>
      </w:r>
      <w:r w:rsidRPr="00A3783C">
        <w:rPr>
          <w:rFonts w:ascii="Arial" w:hAnsi="Arial" w:cs="Arial"/>
          <w:color w:val="000000"/>
          <w:sz w:val="22"/>
          <w:szCs w:val="22"/>
        </w:rPr>
        <w:t xml:space="preserve">. </w:t>
      </w:r>
      <w:del w:id="82" w:author="Amber Abbott" w:date="2023-03-13T19:04:00Z">
        <w:r w:rsidR="00742F8E" w:rsidDel="00F52666">
          <w:rPr>
            <w:rFonts w:ascii="Arial" w:hAnsi="Arial" w:cs="Arial"/>
            <w:color w:val="000000"/>
            <w:sz w:val="22"/>
            <w:szCs w:val="22"/>
          </w:rPr>
          <w:delText xml:space="preserve">I </w:delText>
        </w:r>
      </w:del>
      <w:ins w:id="83" w:author="Amber Abbott" w:date="2023-03-13T19:04:00Z">
        <w:r w:rsidR="00F52666">
          <w:rPr>
            <w:rFonts w:ascii="Arial" w:hAnsi="Arial" w:cs="Arial"/>
            <w:color w:val="000000"/>
            <w:sz w:val="22"/>
            <w:szCs w:val="22"/>
          </w:rPr>
          <w:t xml:space="preserve">We </w:t>
        </w:r>
      </w:ins>
      <w:r w:rsidR="00742F8E">
        <w:rPr>
          <w:rFonts w:ascii="Arial" w:hAnsi="Arial" w:cs="Arial"/>
          <w:color w:val="000000"/>
          <w:sz w:val="22"/>
          <w:szCs w:val="22"/>
        </w:rPr>
        <w:t>used a</w:t>
      </w:r>
      <w:r w:rsidR="00AD0A24" w:rsidRPr="00A3783C">
        <w:rPr>
          <w:rFonts w:ascii="Arial" w:hAnsi="Arial" w:cs="Arial"/>
          <w:color w:val="000000"/>
          <w:sz w:val="22"/>
          <w:szCs w:val="22"/>
        </w:rPr>
        <w:t xml:space="preserve"> series </w:t>
      </w:r>
      <w:r w:rsidR="00AD0A24" w:rsidRPr="00A3783C">
        <w:rPr>
          <w:rFonts w:ascii="Arial" w:hAnsi="Arial" w:cs="Arial"/>
          <w:color w:val="000000"/>
          <w:sz w:val="22"/>
          <w:szCs w:val="22"/>
        </w:rPr>
        <w:lastRenderedPageBreak/>
        <w:t xml:space="preserve">of ANOVAs </w:t>
      </w:r>
      <w:r w:rsidR="00051E6B" w:rsidRPr="00A3783C">
        <w:rPr>
          <w:rFonts w:ascii="Arial" w:hAnsi="Arial" w:cs="Arial"/>
          <w:color w:val="000000"/>
          <w:sz w:val="22"/>
          <w:szCs w:val="22"/>
        </w:rPr>
        <w:t xml:space="preserve">to </w:t>
      </w:r>
      <w:r w:rsidR="00AD0A24" w:rsidRPr="00A3783C">
        <w:rPr>
          <w:rFonts w:ascii="Arial" w:hAnsi="Arial" w:cs="Arial"/>
          <w:color w:val="000000"/>
          <w:sz w:val="22"/>
          <w:szCs w:val="22"/>
        </w:rPr>
        <w:t>compare</w:t>
      </w:r>
      <w:r w:rsidR="00051E6B" w:rsidRPr="00A3783C">
        <w:rPr>
          <w:rFonts w:ascii="Arial" w:hAnsi="Arial" w:cs="Arial"/>
          <w:color w:val="000000"/>
          <w:sz w:val="22"/>
          <w:szCs w:val="22"/>
        </w:rPr>
        <w:t xml:space="preserve"> </w:t>
      </w:r>
      <w:r w:rsidR="00AD0A24" w:rsidRPr="00A3783C">
        <w:rPr>
          <w:rFonts w:ascii="Arial" w:hAnsi="Arial" w:cs="Arial"/>
          <w:color w:val="000000"/>
          <w:sz w:val="22"/>
          <w:szCs w:val="22"/>
        </w:rPr>
        <w:t xml:space="preserve">subjects’ scores and found that for verbal memory, </w:t>
      </w:r>
      <w:r w:rsidR="00051E6B" w:rsidRPr="00A3783C">
        <w:rPr>
          <w:rFonts w:ascii="Arial" w:hAnsi="Arial" w:cs="Arial"/>
          <w:color w:val="000000"/>
          <w:sz w:val="22"/>
          <w:szCs w:val="22"/>
        </w:rPr>
        <w:t xml:space="preserve">there was no </w:t>
      </w:r>
      <w:commentRangeStart w:id="84"/>
      <w:r w:rsidR="00051E6B" w:rsidRPr="00A3783C">
        <w:rPr>
          <w:rFonts w:ascii="Arial" w:hAnsi="Arial" w:cs="Arial"/>
          <w:color w:val="000000"/>
          <w:sz w:val="22"/>
          <w:szCs w:val="22"/>
        </w:rPr>
        <w:t xml:space="preserve">significance to </w:t>
      </w:r>
      <w:r w:rsidR="00AD0A24" w:rsidRPr="00A3783C">
        <w:rPr>
          <w:rFonts w:ascii="Arial" w:hAnsi="Arial" w:cs="Arial"/>
          <w:color w:val="000000"/>
          <w:sz w:val="22"/>
          <w:szCs w:val="22"/>
        </w:rPr>
        <w:t xml:space="preserve">the order </w:t>
      </w:r>
      <w:commentRangeEnd w:id="84"/>
      <w:r w:rsidR="0037157A">
        <w:rPr>
          <w:rStyle w:val="CommentReference"/>
        </w:rPr>
        <w:commentReference w:id="84"/>
      </w:r>
      <w:r w:rsidR="00AD0A24" w:rsidRPr="00A3783C">
        <w:rPr>
          <w:rFonts w:ascii="Arial" w:hAnsi="Arial" w:cs="Arial"/>
          <w:color w:val="000000"/>
          <w:sz w:val="22"/>
          <w:szCs w:val="22"/>
        </w:rPr>
        <w:t xml:space="preserve">of the instrumental music (p = </w:t>
      </w:r>
      <w:r w:rsidR="00AD0A24" w:rsidRPr="00A3783C">
        <w:rPr>
          <w:rFonts w:ascii="Arial" w:eastAsia="Arial" w:hAnsi="Arial" w:cs="Arial"/>
          <w:iCs/>
          <w:sz w:val="22"/>
          <w:szCs w:val="22"/>
        </w:rPr>
        <w:t>0.560), lyrical music (p = 0.109), television (</w:t>
      </w:r>
      <w:r w:rsidR="00BC5668" w:rsidRPr="00A3783C">
        <w:rPr>
          <w:rFonts w:ascii="Arial" w:eastAsia="Arial" w:hAnsi="Arial" w:cs="Arial"/>
          <w:iCs/>
          <w:sz w:val="22"/>
          <w:szCs w:val="22"/>
        </w:rPr>
        <w:t xml:space="preserve">p = </w:t>
      </w:r>
      <w:r w:rsidR="00AD0A24" w:rsidRPr="00A3783C">
        <w:rPr>
          <w:rFonts w:ascii="Arial" w:eastAsia="Arial" w:hAnsi="Arial" w:cs="Arial"/>
          <w:iCs/>
          <w:sz w:val="22"/>
          <w:szCs w:val="22"/>
        </w:rPr>
        <w:t>0.</w:t>
      </w:r>
      <w:r w:rsidR="00BC5668" w:rsidRPr="00A3783C">
        <w:rPr>
          <w:rFonts w:ascii="Arial" w:eastAsia="Arial" w:hAnsi="Arial" w:cs="Arial"/>
          <w:iCs/>
          <w:sz w:val="22"/>
          <w:szCs w:val="22"/>
        </w:rPr>
        <w:t>989</w:t>
      </w:r>
      <w:r w:rsidR="00AD0A24" w:rsidRPr="00A3783C">
        <w:rPr>
          <w:rFonts w:ascii="Arial" w:eastAsia="Arial" w:hAnsi="Arial" w:cs="Arial"/>
          <w:iCs/>
          <w:sz w:val="22"/>
          <w:szCs w:val="22"/>
        </w:rPr>
        <w:t xml:space="preserve">), or silence (p = 0.485) </w:t>
      </w:r>
      <w:r w:rsidR="00D225E1" w:rsidRPr="00A3783C">
        <w:rPr>
          <w:rFonts w:ascii="Arial" w:eastAsia="Arial" w:hAnsi="Arial" w:cs="Arial"/>
          <w:iCs/>
          <w:sz w:val="22"/>
          <w:szCs w:val="22"/>
        </w:rPr>
        <w:t xml:space="preserve">(Figure </w:t>
      </w:r>
      <w:r w:rsidR="00051E6B" w:rsidRPr="00A3783C">
        <w:rPr>
          <w:rFonts w:ascii="Arial" w:eastAsia="Arial" w:hAnsi="Arial" w:cs="Arial"/>
          <w:iCs/>
          <w:sz w:val="22"/>
          <w:szCs w:val="22"/>
        </w:rPr>
        <w:t>2</w:t>
      </w:r>
      <w:r w:rsidR="00D225E1" w:rsidRPr="00A3783C">
        <w:rPr>
          <w:rFonts w:ascii="Arial" w:eastAsia="Arial" w:hAnsi="Arial" w:cs="Arial"/>
          <w:iCs/>
          <w:sz w:val="22"/>
          <w:szCs w:val="22"/>
        </w:rPr>
        <w:t>A)</w:t>
      </w:r>
      <w:r w:rsidR="00AD0A24" w:rsidRPr="00A3783C">
        <w:rPr>
          <w:rFonts w:ascii="Arial" w:eastAsia="Arial" w:hAnsi="Arial" w:cs="Arial"/>
          <w:iCs/>
          <w:sz w:val="22"/>
          <w:szCs w:val="22"/>
        </w:rPr>
        <w:t xml:space="preserve">. </w:t>
      </w:r>
      <w:commentRangeStart w:id="85"/>
      <w:r w:rsidR="00112CB4">
        <w:rPr>
          <w:rFonts w:ascii="Arial" w:eastAsia="Arial" w:hAnsi="Arial" w:cs="Arial"/>
          <w:iCs/>
          <w:sz w:val="22"/>
          <w:szCs w:val="22"/>
        </w:rPr>
        <w:t>With another set of ANOVAs</w:t>
      </w:r>
      <w:commentRangeEnd w:id="85"/>
      <w:r w:rsidR="0037157A">
        <w:rPr>
          <w:rStyle w:val="CommentReference"/>
        </w:rPr>
        <w:commentReference w:id="85"/>
      </w:r>
      <w:r w:rsidR="00112CB4">
        <w:rPr>
          <w:rFonts w:ascii="Arial" w:eastAsia="Arial" w:hAnsi="Arial" w:cs="Arial"/>
          <w:iCs/>
          <w:sz w:val="22"/>
          <w:szCs w:val="22"/>
        </w:rPr>
        <w:t xml:space="preserve">, I </w:t>
      </w:r>
      <w:r w:rsidR="00AD0A24" w:rsidRPr="00A3783C">
        <w:rPr>
          <w:rFonts w:ascii="Arial" w:eastAsia="Arial" w:hAnsi="Arial" w:cs="Arial"/>
          <w:iCs/>
          <w:sz w:val="22"/>
          <w:szCs w:val="22"/>
        </w:rPr>
        <w:t>found the same for visual memory</w:t>
      </w:r>
      <w:r w:rsidR="00051E6B" w:rsidRPr="00A3783C">
        <w:rPr>
          <w:rFonts w:ascii="Arial" w:eastAsia="Arial" w:hAnsi="Arial" w:cs="Arial"/>
          <w:iCs/>
          <w:sz w:val="22"/>
          <w:szCs w:val="22"/>
        </w:rPr>
        <w:t xml:space="preserve">: </w:t>
      </w:r>
      <w:r w:rsidR="00AD0A24" w:rsidRPr="00A3783C">
        <w:rPr>
          <w:rFonts w:ascii="Arial" w:eastAsia="Arial" w:hAnsi="Arial" w:cs="Arial"/>
          <w:iCs/>
          <w:sz w:val="22"/>
          <w:szCs w:val="22"/>
        </w:rPr>
        <w:t xml:space="preserve">order </w:t>
      </w:r>
      <w:r w:rsidR="00051E6B" w:rsidRPr="00A3783C">
        <w:rPr>
          <w:rFonts w:ascii="Arial" w:eastAsia="Arial" w:hAnsi="Arial" w:cs="Arial"/>
          <w:iCs/>
          <w:sz w:val="22"/>
          <w:szCs w:val="22"/>
        </w:rPr>
        <w:t xml:space="preserve">had </w:t>
      </w:r>
      <w:r w:rsidR="00AD0A24" w:rsidRPr="00A3783C">
        <w:rPr>
          <w:rFonts w:ascii="Arial" w:eastAsia="Arial" w:hAnsi="Arial" w:cs="Arial"/>
          <w:iCs/>
          <w:sz w:val="22"/>
          <w:szCs w:val="22"/>
        </w:rPr>
        <w:t xml:space="preserve">no </w:t>
      </w:r>
      <w:r w:rsidR="00051E6B" w:rsidRPr="00A3783C">
        <w:rPr>
          <w:rFonts w:ascii="Arial" w:eastAsia="Arial" w:hAnsi="Arial" w:cs="Arial"/>
          <w:iCs/>
          <w:sz w:val="22"/>
          <w:szCs w:val="22"/>
        </w:rPr>
        <w:t xml:space="preserve">significant </w:t>
      </w:r>
      <w:r w:rsidR="00AD0A24" w:rsidRPr="00A3783C">
        <w:rPr>
          <w:rFonts w:ascii="Arial" w:eastAsia="Arial" w:hAnsi="Arial" w:cs="Arial"/>
          <w:iCs/>
          <w:sz w:val="22"/>
          <w:szCs w:val="22"/>
        </w:rPr>
        <w:t xml:space="preserve">effect on </w:t>
      </w:r>
      <w:ins w:id="86" w:author="Mollie Harrison" w:date="2023-04-03T20:37:00Z">
        <w:r w:rsidR="0037157A">
          <w:rPr>
            <w:rFonts w:ascii="Arial" w:eastAsia="Arial" w:hAnsi="Arial" w:cs="Arial"/>
            <w:iCs/>
            <w:sz w:val="22"/>
            <w:szCs w:val="22"/>
          </w:rPr>
          <w:t xml:space="preserve">student </w:t>
        </w:r>
      </w:ins>
      <w:r w:rsidR="00AD0A24" w:rsidRPr="00A3783C">
        <w:rPr>
          <w:rFonts w:ascii="Arial" w:eastAsia="Arial" w:hAnsi="Arial" w:cs="Arial"/>
          <w:iCs/>
          <w:sz w:val="22"/>
          <w:szCs w:val="22"/>
        </w:rPr>
        <w:t xml:space="preserve">scores </w:t>
      </w:r>
      <w:ins w:id="87" w:author="Mollie Harrison" w:date="2023-04-03T20:36:00Z">
        <w:r w:rsidR="0037157A">
          <w:rPr>
            <w:rFonts w:ascii="Arial" w:eastAsia="Arial" w:hAnsi="Arial" w:cs="Arial"/>
            <w:iCs/>
            <w:sz w:val="22"/>
            <w:szCs w:val="22"/>
          </w:rPr>
          <w:t>for</w:t>
        </w:r>
      </w:ins>
      <w:del w:id="88" w:author="Mollie Harrison" w:date="2023-04-03T20:36:00Z">
        <w:r w:rsidR="00AD0A24" w:rsidRPr="00A3783C" w:rsidDel="0037157A">
          <w:rPr>
            <w:rFonts w:ascii="Arial" w:eastAsia="Arial" w:hAnsi="Arial" w:cs="Arial"/>
            <w:iCs/>
            <w:sz w:val="22"/>
            <w:szCs w:val="22"/>
          </w:rPr>
          <w:delText>in</w:delText>
        </w:r>
      </w:del>
      <w:r w:rsidR="00AD0A24" w:rsidRPr="00A3783C">
        <w:rPr>
          <w:rFonts w:ascii="Arial" w:eastAsia="Arial" w:hAnsi="Arial" w:cs="Arial"/>
          <w:iCs/>
          <w:sz w:val="22"/>
          <w:szCs w:val="22"/>
        </w:rPr>
        <w:t xml:space="preserve"> instrumental music (p = 0.541), lyrical music (p = 0.176), television (p = 0.649), or silence (p = 0.117)</w:t>
      </w:r>
      <w:r w:rsidR="00D225E1" w:rsidRPr="00A3783C">
        <w:rPr>
          <w:rFonts w:ascii="Arial" w:eastAsia="Arial" w:hAnsi="Arial" w:cs="Arial"/>
          <w:iCs/>
          <w:sz w:val="22"/>
          <w:szCs w:val="22"/>
        </w:rPr>
        <w:t xml:space="preserve"> (Figure </w:t>
      </w:r>
      <w:r w:rsidR="00051E6B" w:rsidRPr="00A3783C">
        <w:rPr>
          <w:rFonts w:ascii="Arial" w:eastAsia="Arial" w:hAnsi="Arial" w:cs="Arial"/>
          <w:iCs/>
          <w:sz w:val="22"/>
          <w:szCs w:val="22"/>
        </w:rPr>
        <w:t>2</w:t>
      </w:r>
      <w:r w:rsidR="00D225E1" w:rsidRPr="00A3783C">
        <w:rPr>
          <w:rFonts w:ascii="Arial" w:eastAsia="Arial" w:hAnsi="Arial" w:cs="Arial"/>
          <w:iCs/>
          <w:sz w:val="22"/>
          <w:szCs w:val="22"/>
        </w:rPr>
        <w:t>B)</w:t>
      </w:r>
      <w:r w:rsidR="00AD0A24" w:rsidRPr="00A3783C">
        <w:rPr>
          <w:rFonts w:ascii="Arial" w:eastAsia="Arial" w:hAnsi="Arial" w:cs="Arial"/>
          <w:iCs/>
          <w:sz w:val="22"/>
          <w:szCs w:val="22"/>
        </w:rPr>
        <w:t>.</w:t>
      </w:r>
      <w:r w:rsidR="00AD0A24" w:rsidRPr="00A3783C">
        <w:rPr>
          <w:rFonts w:ascii="Arial" w:hAnsi="Arial" w:cs="Arial"/>
          <w:color w:val="000000"/>
          <w:sz w:val="22"/>
          <w:szCs w:val="22"/>
        </w:rPr>
        <w:t xml:space="preserve"> </w:t>
      </w:r>
    </w:p>
    <w:p w14:paraId="04C8E23B" w14:textId="0E07D515" w:rsidR="00AD0A24" w:rsidRPr="00A3783C" w:rsidRDefault="00AD0A24" w:rsidP="008506E6">
      <w:pPr>
        <w:pStyle w:val="NormalWeb"/>
        <w:spacing w:before="0" w:beforeAutospacing="0" w:after="0" w:afterAutospacing="0" w:line="360" w:lineRule="auto"/>
        <w:jc w:val="both"/>
        <w:rPr>
          <w:rFonts w:ascii="Arial" w:hAnsi="Arial" w:cs="Arial"/>
          <w:color w:val="000000"/>
          <w:sz w:val="22"/>
          <w:szCs w:val="22"/>
        </w:rPr>
      </w:pPr>
    </w:p>
    <w:p w14:paraId="7A721B7A" w14:textId="4EC1777B" w:rsidR="00E60243" w:rsidRPr="00A3783C" w:rsidRDefault="00E60243" w:rsidP="008506E6">
      <w:pPr>
        <w:pStyle w:val="NormalWeb"/>
        <w:spacing w:before="0" w:beforeAutospacing="0" w:after="0" w:afterAutospacing="0" w:line="360" w:lineRule="auto"/>
        <w:jc w:val="both"/>
        <w:rPr>
          <w:rFonts w:ascii="Arial" w:hAnsi="Arial" w:cs="Arial"/>
          <w:color w:val="000000"/>
          <w:sz w:val="22"/>
          <w:szCs w:val="22"/>
        </w:rPr>
      </w:pPr>
      <w:del w:id="89" w:author="Herderschee, Hayley" w:date="2023-03-07T10:19:00Z">
        <w:r w:rsidRPr="00A3783C" w:rsidDel="008506E6">
          <w:rPr>
            <w:rFonts w:ascii="Arial" w:hAnsi="Arial" w:cs="Arial"/>
            <w:color w:val="000000"/>
            <w:sz w:val="22"/>
            <w:szCs w:val="22"/>
          </w:rPr>
          <w:delText>In order to</w:delText>
        </w:r>
      </w:del>
      <w:ins w:id="90" w:author="Herderschee, Hayley" w:date="2023-03-07T10:19:00Z">
        <w:r w:rsidR="008506E6">
          <w:rPr>
            <w:rFonts w:ascii="Arial" w:hAnsi="Arial" w:cs="Arial"/>
            <w:color w:val="000000"/>
            <w:sz w:val="22"/>
            <w:szCs w:val="22"/>
          </w:rPr>
          <w:t>To</w:t>
        </w:r>
      </w:ins>
      <w:r w:rsidRPr="00A3783C">
        <w:rPr>
          <w:rFonts w:ascii="Arial" w:hAnsi="Arial" w:cs="Arial"/>
          <w:color w:val="000000"/>
          <w:sz w:val="22"/>
          <w:szCs w:val="22"/>
        </w:rPr>
        <w:t xml:space="preserve"> determine if distractions </w:t>
      </w:r>
      <w:del w:id="91" w:author="Herderschee, Hayley" w:date="2023-03-07T10:18:00Z">
        <w:r w:rsidR="00051E6B" w:rsidRPr="00A3783C" w:rsidDel="008506E6">
          <w:rPr>
            <w:rFonts w:ascii="Arial" w:hAnsi="Arial" w:cs="Arial"/>
            <w:color w:val="000000"/>
            <w:sz w:val="22"/>
            <w:szCs w:val="22"/>
          </w:rPr>
          <w:delText xml:space="preserve">had an effect </w:delText>
        </w:r>
        <w:r w:rsidRPr="00A3783C" w:rsidDel="008506E6">
          <w:rPr>
            <w:rFonts w:ascii="Arial" w:hAnsi="Arial" w:cs="Arial"/>
            <w:color w:val="000000"/>
            <w:sz w:val="22"/>
            <w:szCs w:val="22"/>
          </w:rPr>
          <w:delText>on</w:delText>
        </w:r>
      </w:del>
      <w:ins w:id="92" w:author="Herderschee, Hayley" w:date="2023-03-07T10:18:00Z">
        <w:r w:rsidR="008506E6">
          <w:rPr>
            <w:rFonts w:ascii="Arial" w:hAnsi="Arial" w:cs="Arial"/>
            <w:color w:val="000000"/>
            <w:sz w:val="22"/>
            <w:szCs w:val="22"/>
          </w:rPr>
          <w:t>affected</w:t>
        </w:r>
      </w:ins>
      <w:r w:rsidRPr="00A3783C">
        <w:rPr>
          <w:rFonts w:ascii="Arial" w:hAnsi="Arial" w:cs="Arial"/>
          <w:color w:val="000000"/>
          <w:sz w:val="22"/>
          <w:szCs w:val="22"/>
        </w:rPr>
        <w:t xml:space="preserve"> cognitive function, I </w:t>
      </w:r>
      <w:r w:rsidR="00051E6B" w:rsidRPr="00A3783C">
        <w:rPr>
          <w:rFonts w:ascii="Arial" w:hAnsi="Arial" w:cs="Arial"/>
          <w:color w:val="000000"/>
          <w:sz w:val="22"/>
          <w:szCs w:val="22"/>
        </w:rPr>
        <w:t xml:space="preserve">compared </w:t>
      </w:r>
      <w:r w:rsidRPr="00A3783C">
        <w:rPr>
          <w:rFonts w:ascii="Arial" w:hAnsi="Arial" w:cs="Arial"/>
          <w:color w:val="000000"/>
          <w:sz w:val="22"/>
          <w:szCs w:val="22"/>
        </w:rPr>
        <w:t>subject scores between distractions</w:t>
      </w:r>
      <w:r w:rsidR="00D225E1" w:rsidRPr="00A3783C">
        <w:rPr>
          <w:rFonts w:ascii="Arial" w:hAnsi="Arial" w:cs="Arial"/>
          <w:color w:val="000000"/>
          <w:sz w:val="22"/>
          <w:szCs w:val="22"/>
        </w:rPr>
        <w:t xml:space="preserve">. </w:t>
      </w:r>
      <w:del w:id="93" w:author="Mollie Harrison" w:date="2023-04-03T20:37:00Z">
        <w:r w:rsidR="00D225E1" w:rsidRPr="00A3783C" w:rsidDel="0037157A">
          <w:rPr>
            <w:rFonts w:ascii="Arial" w:hAnsi="Arial" w:cs="Arial"/>
            <w:color w:val="000000"/>
            <w:sz w:val="22"/>
            <w:szCs w:val="22"/>
          </w:rPr>
          <w:delText>U</w:delText>
        </w:r>
        <w:r w:rsidRPr="00A3783C" w:rsidDel="0037157A">
          <w:rPr>
            <w:rFonts w:ascii="Arial" w:hAnsi="Arial" w:cs="Arial"/>
            <w:color w:val="000000"/>
            <w:sz w:val="22"/>
            <w:szCs w:val="22"/>
          </w:rPr>
          <w:delText xml:space="preserve">sing </w:delText>
        </w:r>
        <w:r w:rsidR="00346E6D" w:rsidDel="0037157A">
          <w:rPr>
            <w:rFonts w:ascii="Arial" w:hAnsi="Arial" w:cs="Arial"/>
            <w:color w:val="000000"/>
            <w:sz w:val="22"/>
            <w:szCs w:val="22"/>
          </w:rPr>
          <w:delText>ANOVAs</w:delText>
        </w:r>
        <w:r w:rsidRPr="00A3783C" w:rsidDel="0037157A">
          <w:rPr>
            <w:rFonts w:ascii="Arial" w:hAnsi="Arial" w:cs="Arial"/>
            <w:color w:val="000000"/>
            <w:sz w:val="22"/>
            <w:szCs w:val="22"/>
          </w:rPr>
          <w:delText>, I found that t</w:delText>
        </w:r>
      </w:del>
      <w:ins w:id="94" w:author="Mollie Harrison" w:date="2023-04-03T20:37:00Z">
        <w:r w:rsidR="0037157A">
          <w:rPr>
            <w:rFonts w:ascii="Arial" w:hAnsi="Arial" w:cs="Arial"/>
            <w:color w:val="000000"/>
            <w:sz w:val="22"/>
            <w:szCs w:val="22"/>
          </w:rPr>
          <w:t>T</w:t>
        </w:r>
      </w:ins>
      <w:r w:rsidRPr="00A3783C">
        <w:rPr>
          <w:rFonts w:ascii="Arial" w:hAnsi="Arial" w:cs="Arial"/>
          <w:color w:val="000000"/>
          <w:sz w:val="22"/>
          <w:szCs w:val="22"/>
        </w:rPr>
        <w:t xml:space="preserve">here was no significant </w:t>
      </w:r>
      <w:r w:rsidR="00051E6B" w:rsidRPr="00A3783C">
        <w:rPr>
          <w:rFonts w:ascii="Arial" w:hAnsi="Arial" w:cs="Arial"/>
          <w:color w:val="000000"/>
          <w:sz w:val="22"/>
          <w:szCs w:val="22"/>
        </w:rPr>
        <w:t xml:space="preserve">difference between </w:t>
      </w:r>
      <w:r w:rsidRPr="00A3783C">
        <w:rPr>
          <w:rFonts w:ascii="Arial" w:hAnsi="Arial" w:cs="Arial"/>
          <w:color w:val="000000"/>
          <w:sz w:val="22"/>
          <w:szCs w:val="22"/>
        </w:rPr>
        <w:t xml:space="preserve">visual memory scores </w:t>
      </w:r>
      <w:ins w:id="95" w:author="Mollie Harrison" w:date="2023-04-03T20:37:00Z">
        <w:r w:rsidR="0037157A">
          <w:rPr>
            <w:rFonts w:ascii="Arial" w:hAnsi="Arial" w:cs="Arial"/>
            <w:color w:val="000000"/>
            <w:sz w:val="22"/>
            <w:szCs w:val="22"/>
          </w:rPr>
          <w:t xml:space="preserve">across </w:t>
        </w:r>
        <w:proofErr w:type="gramStart"/>
        <w:r w:rsidR="0037157A">
          <w:rPr>
            <w:rFonts w:ascii="Arial" w:hAnsi="Arial" w:cs="Arial"/>
            <w:color w:val="000000"/>
            <w:sz w:val="22"/>
            <w:szCs w:val="22"/>
          </w:rPr>
          <w:t>distractions</w:t>
        </w:r>
      </w:ins>
      <w:r w:rsidRPr="00A3783C">
        <w:rPr>
          <w:rFonts w:ascii="Arial" w:hAnsi="Arial" w:cs="Arial"/>
          <w:color w:val="000000"/>
          <w:sz w:val="22"/>
          <w:szCs w:val="22"/>
        </w:rPr>
        <w:t>(</w:t>
      </w:r>
      <w:proofErr w:type="gramEnd"/>
      <w:r w:rsidRPr="00A3783C">
        <w:rPr>
          <w:rFonts w:ascii="Arial" w:hAnsi="Arial" w:cs="Arial"/>
          <w:color w:val="000000"/>
          <w:sz w:val="22"/>
          <w:szCs w:val="22"/>
        </w:rPr>
        <w:t xml:space="preserve">p = </w:t>
      </w:r>
      <w:r w:rsidRPr="00A3783C">
        <w:rPr>
          <w:rFonts w:ascii="Arial" w:eastAsia="Arial" w:hAnsi="Arial" w:cs="Arial"/>
          <w:iCs/>
          <w:sz w:val="22"/>
          <w:szCs w:val="22"/>
        </w:rPr>
        <w:t>0.556</w:t>
      </w:r>
      <w:r w:rsidRPr="00A3783C">
        <w:rPr>
          <w:rFonts w:ascii="Arial" w:hAnsi="Arial" w:cs="Arial"/>
          <w:color w:val="000000"/>
          <w:sz w:val="22"/>
          <w:szCs w:val="22"/>
        </w:rPr>
        <w:t xml:space="preserve">), but </w:t>
      </w:r>
      <w:del w:id="96" w:author="Mollie Harrison" w:date="2023-04-03T20:37:00Z">
        <w:r w:rsidRPr="00A3783C" w:rsidDel="0037157A">
          <w:rPr>
            <w:rFonts w:ascii="Arial" w:hAnsi="Arial" w:cs="Arial"/>
            <w:color w:val="000000"/>
            <w:sz w:val="22"/>
            <w:szCs w:val="22"/>
          </w:rPr>
          <w:delText xml:space="preserve">that </w:delText>
        </w:r>
      </w:del>
      <w:r w:rsidR="009D537E" w:rsidRPr="00A3783C">
        <w:rPr>
          <w:rFonts w:ascii="Arial" w:hAnsi="Arial" w:cs="Arial"/>
          <w:color w:val="000000"/>
          <w:sz w:val="22"/>
          <w:szCs w:val="22"/>
        </w:rPr>
        <w:t xml:space="preserve">there was a significant effect </w:t>
      </w:r>
      <w:del w:id="97" w:author="Mollie Harrison" w:date="2023-04-03T20:38:00Z">
        <w:r w:rsidR="009D537E" w:rsidRPr="00A3783C" w:rsidDel="0037157A">
          <w:rPr>
            <w:rFonts w:ascii="Arial" w:hAnsi="Arial" w:cs="Arial"/>
            <w:color w:val="000000"/>
            <w:sz w:val="22"/>
            <w:szCs w:val="22"/>
          </w:rPr>
          <w:delText xml:space="preserve">from </w:delText>
        </w:r>
      </w:del>
      <w:ins w:id="98" w:author="Mollie Harrison" w:date="2023-04-03T20:38:00Z">
        <w:r w:rsidR="0037157A">
          <w:rPr>
            <w:rFonts w:ascii="Arial" w:hAnsi="Arial" w:cs="Arial"/>
            <w:color w:val="000000"/>
            <w:sz w:val="22"/>
            <w:szCs w:val="22"/>
          </w:rPr>
          <w:t>of</w:t>
        </w:r>
        <w:r w:rsidR="0037157A" w:rsidRPr="00A3783C">
          <w:rPr>
            <w:rFonts w:ascii="Arial" w:hAnsi="Arial" w:cs="Arial"/>
            <w:color w:val="000000"/>
            <w:sz w:val="22"/>
            <w:szCs w:val="22"/>
          </w:rPr>
          <w:t xml:space="preserve"> </w:t>
        </w:r>
      </w:ins>
      <w:r w:rsidR="009D537E" w:rsidRPr="00A3783C">
        <w:rPr>
          <w:rFonts w:ascii="Arial" w:hAnsi="Arial" w:cs="Arial"/>
          <w:color w:val="000000"/>
          <w:sz w:val="22"/>
          <w:szCs w:val="22"/>
        </w:rPr>
        <w:t>one distraction on verbal memory scores</w:t>
      </w:r>
      <w:r w:rsidRPr="00A3783C">
        <w:rPr>
          <w:rFonts w:ascii="Arial" w:hAnsi="Arial" w:cs="Arial"/>
          <w:color w:val="000000"/>
          <w:sz w:val="22"/>
          <w:szCs w:val="22"/>
        </w:rPr>
        <w:t xml:space="preserve"> (p = </w:t>
      </w:r>
      <w:r w:rsidRPr="00A3783C">
        <w:rPr>
          <w:rFonts w:ascii="Arial" w:eastAsia="Arial" w:hAnsi="Arial" w:cs="Arial"/>
          <w:iCs/>
          <w:sz w:val="22"/>
          <w:szCs w:val="22"/>
        </w:rPr>
        <w:t>0.00052</w:t>
      </w:r>
      <w:r w:rsidRPr="00A3783C">
        <w:rPr>
          <w:rFonts w:ascii="Arial" w:hAnsi="Arial" w:cs="Arial"/>
          <w:color w:val="000000"/>
          <w:sz w:val="22"/>
          <w:szCs w:val="22"/>
        </w:rPr>
        <w:t>)</w:t>
      </w:r>
      <w:r w:rsidR="00D225E1" w:rsidRPr="00A3783C">
        <w:rPr>
          <w:rFonts w:ascii="Arial" w:hAnsi="Arial" w:cs="Arial"/>
          <w:color w:val="000000"/>
          <w:sz w:val="22"/>
          <w:szCs w:val="22"/>
        </w:rPr>
        <w:t xml:space="preserve"> (Figure </w:t>
      </w:r>
      <w:r w:rsidR="00051E6B" w:rsidRPr="00A3783C">
        <w:rPr>
          <w:rFonts w:ascii="Arial" w:hAnsi="Arial" w:cs="Arial"/>
          <w:color w:val="000000"/>
          <w:sz w:val="22"/>
          <w:szCs w:val="22"/>
        </w:rPr>
        <w:t>2</w:t>
      </w:r>
      <w:r w:rsidR="00D225E1" w:rsidRPr="00A3783C">
        <w:rPr>
          <w:rFonts w:ascii="Arial" w:hAnsi="Arial" w:cs="Arial"/>
          <w:color w:val="000000"/>
          <w:sz w:val="22"/>
          <w:szCs w:val="22"/>
        </w:rPr>
        <w:t xml:space="preserve">C, </w:t>
      </w:r>
      <w:r w:rsidR="00051E6B" w:rsidRPr="00A3783C">
        <w:rPr>
          <w:rFonts w:ascii="Arial" w:hAnsi="Arial" w:cs="Arial"/>
          <w:color w:val="000000"/>
          <w:sz w:val="22"/>
          <w:szCs w:val="22"/>
        </w:rPr>
        <w:t>2</w:t>
      </w:r>
      <w:r w:rsidR="00D225E1" w:rsidRPr="00A3783C">
        <w:rPr>
          <w:rFonts w:ascii="Arial" w:hAnsi="Arial" w:cs="Arial"/>
          <w:color w:val="000000"/>
          <w:sz w:val="22"/>
          <w:szCs w:val="22"/>
        </w:rPr>
        <w:t>D)</w:t>
      </w:r>
      <w:r w:rsidRPr="00A3783C">
        <w:rPr>
          <w:rFonts w:ascii="Arial" w:hAnsi="Arial" w:cs="Arial"/>
          <w:color w:val="000000"/>
          <w:sz w:val="22"/>
          <w:szCs w:val="22"/>
        </w:rPr>
        <w:t xml:space="preserve">. </w:t>
      </w:r>
      <w:del w:id="99" w:author="Mollie Harrison" w:date="2023-04-03T20:38:00Z">
        <w:r w:rsidR="009D537E" w:rsidRPr="00A3783C" w:rsidDel="0037157A">
          <w:rPr>
            <w:rFonts w:ascii="Arial" w:hAnsi="Arial" w:cs="Arial"/>
            <w:color w:val="000000"/>
            <w:sz w:val="22"/>
            <w:szCs w:val="22"/>
          </w:rPr>
          <w:delText xml:space="preserve">From there, a series of T-tests showed that </w:delText>
        </w:r>
      </w:del>
      <w:commentRangeStart w:id="100"/>
      <w:ins w:id="101" w:author="Mollie Harrison" w:date="2023-04-03T20:38:00Z">
        <w:r w:rsidR="0037157A">
          <w:rPr>
            <w:rFonts w:ascii="Arial" w:hAnsi="Arial" w:cs="Arial"/>
            <w:color w:val="000000"/>
            <w:sz w:val="22"/>
            <w:szCs w:val="22"/>
          </w:rPr>
          <w:t xml:space="preserve">Student </w:t>
        </w:r>
      </w:ins>
      <w:commentRangeEnd w:id="100"/>
      <w:ins w:id="102" w:author="Mollie Harrison" w:date="2023-04-03T20:41:00Z">
        <w:r w:rsidR="0037157A">
          <w:rPr>
            <w:rStyle w:val="CommentReference"/>
          </w:rPr>
          <w:commentReference w:id="100"/>
        </w:r>
      </w:ins>
      <w:ins w:id="103" w:author="Mollie Harrison" w:date="2023-04-03T20:38:00Z">
        <w:r w:rsidR="0037157A">
          <w:rPr>
            <w:rFonts w:ascii="Arial" w:hAnsi="Arial" w:cs="Arial"/>
            <w:color w:val="000000"/>
            <w:sz w:val="22"/>
            <w:szCs w:val="22"/>
          </w:rPr>
          <w:t xml:space="preserve">verbal memory </w:t>
        </w:r>
      </w:ins>
      <w:r w:rsidR="009D537E" w:rsidRPr="00A3783C">
        <w:rPr>
          <w:rFonts w:ascii="Arial" w:hAnsi="Arial" w:cs="Arial"/>
          <w:color w:val="000000"/>
          <w:sz w:val="22"/>
          <w:szCs w:val="22"/>
        </w:rPr>
        <w:t xml:space="preserve">scores </w:t>
      </w:r>
      <w:ins w:id="104" w:author="Mollie Harrison" w:date="2023-04-03T20:38:00Z">
        <w:r w:rsidR="0037157A">
          <w:rPr>
            <w:rFonts w:ascii="Arial" w:hAnsi="Arial" w:cs="Arial"/>
            <w:color w:val="000000"/>
            <w:sz w:val="22"/>
            <w:szCs w:val="22"/>
          </w:rPr>
          <w:t xml:space="preserve">when listening </w:t>
        </w:r>
        <w:proofErr w:type="spellStart"/>
        <w:r w:rsidR="0037157A">
          <w:rPr>
            <w:rFonts w:ascii="Arial" w:hAnsi="Arial" w:cs="Arial"/>
            <w:color w:val="000000"/>
            <w:sz w:val="22"/>
            <w:szCs w:val="22"/>
          </w:rPr>
          <w:t>to</w:t>
        </w:r>
      </w:ins>
      <w:del w:id="105" w:author="Mollie Harrison" w:date="2023-04-03T20:38:00Z">
        <w:r w:rsidR="009D537E" w:rsidRPr="00A3783C" w:rsidDel="0037157A">
          <w:rPr>
            <w:rFonts w:ascii="Arial" w:hAnsi="Arial" w:cs="Arial"/>
            <w:color w:val="000000"/>
            <w:sz w:val="22"/>
            <w:szCs w:val="22"/>
          </w:rPr>
          <w:delText xml:space="preserve">in the </w:delText>
        </w:r>
      </w:del>
      <w:r w:rsidR="009D537E" w:rsidRPr="00A3783C">
        <w:rPr>
          <w:rFonts w:ascii="Arial" w:hAnsi="Arial" w:cs="Arial"/>
          <w:color w:val="000000"/>
          <w:sz w:val="22"/>
          <w:szCs w:val="22"/>
        </w:rPr>
        <w:t>silence</w:t>
      </w:r>
      <w:proofErr w:type="spellEnd"/>
      <w:r w:rsidR="009D537E" w:rsidRPr="00A3783C">
        <w:rPr>
          <w:rFonts w:ascii="Arial" w:hAnsi="Arial" w:cs="Arial"/>
          <w:color w:val="000000"/>
          <w:sz w:val="22"/>
          <w:szCs w:val="22"/>
        </w:rPr>
        <w:t xml:space="preserve"> </w:t>
      </w:r>
      <w:proofErr w:type="gramStart"/>
      <w:r w:rsidR="009D537E" w:rsidRPr="00A3783C">
        <w:rPr>
          <w:rFonts w:ascii="Arial" w:hAnsi="Arial" w:cs="Arial"/>
          <w:color w:val="000000"/>
          <w:sz w:val="22"/>
          <w:szCs w:val="22"/>
        </w:rPr>
        <w:t>were</w:t>
      </w:r>
      <w:proofErr w:type="gramEnd"/>
      <w:r w:rsidR="009D537E" w:rsidRPr="00A3783C">
        <w:rPr>
          <w:rFonts w:ascii="Arial" w:hAnsi="Arial" w:cs="Arial"/>
          <w:color w:val="000000"/>
          <w:sz w:val="22"/>
          <w:szCs w:val="22"/>
        </w:rPr>
        <w:t xml:space="preserve"> significantly higher than </w:t>
      </w:r>
      <w:del w:id="106" w:author="Mollie Harrison" w:date="2023-04-03T20:38:00Z">
        <w:r w:rsidR="009D537E" w:rsidRPr="00A3783C" w:rsidDel="0037157A">
          <w:rPr>
            <w:rFonts w:ascii="Arial" w:hAnsi="Arial" w:cs="Arial"/>
            <w:color w:val="000000"/>
            <w:sz w:val="22"/>
            <w:szCs w:val="22"/>
          </w:rPr>
          <w:delText>others</w:delText>
        </w:r>
      </w:del>
      <w:ins w:id="107" w:author="Mollie Harrison" w:date="2023-04-03T20:38:00Z">
        <w:r w:rsidR="0037157A">
          <w:rPr>
            <w:rFonts w:ascii="Arial" w:hAnsi="Arial" w:cs="Arial"/>
            <w:color w:val="000000"/>
            <w:sz w:val="22"/>
            <w:szCs w:val="22"/>
          </w:rPr>
          <w:t xml:space="preserve">when </w:t>
        </w:r>
      </w:ins>
      <w:ins w:id="108" w:author="Mollie Harrison" w:date="2023-04-03T20:39:00Z">
        <w:r w:rsidR="0037157A">
          <w:rPr>
            <w:rFonts w:ascii="Arial" w:hAnsi="Arial" w:cs="Arial"/>
            <w:color w:val="000000"/>
            <w:sz w:val="22"/>
            <w:szCs w:val="22"/>
          </w:rPr>
          <w:t>other distractions were present</w:t>
        </w:r>
      </w:ins>
      <w:r w:rsidR="009D537E" w:rsidRPr="00A3783C">
        <w:rPr>
          <w:rFonts w:ascii="Arial" w:hAnsi="Arial" w:cs="Arial"/>
          <w:color w:val="000000"/>
          <w:sz w:val="22"/>
          <w:szCs w:val="22"/>
        </w:rPr>
        <w:t xml:space="preserve">, </w:t>
      </w:r>
      <w:del w:id="109" w:author="Mollie Harrison" w:date="2023-04-03T20:39:00Z">
        <w:r w:rsidR="009D537E" w:rsidRPr="00A3783C" w:rsidDel="0037157A">
          <w:rPr>
            <w:rFonts w:ascii="Arial" w:hAnsi="Arial" w:cs="Arial"/>
            <w:color w:val="000000"/>
            <w:sz w:val="22"/>
            <w:szCs w:val="22"/>
          </w:rPr>
          <w:delText xml:space="preserve">showing </w:delText>
        </w:r>
      </w:del>
      <w:ins w:id="110" w:author="Mollie Harrison" w:date="2023-04-03T20:39:00Z">
        <w:r w:rsidR="0037157A" w:rsidRPr="00A3783C">
          <w:rPr>
            <w:rFonts w:ascii="Arial" w:hAnsi="Arial" w:cs="Arial"/>
            <w:color w:val="000000"/>
            <w:sz w:val="22"/>
            <w:szCs w:val="22"/>
          </w:rPr>
          <w:t>s</w:t>
        </w:r>
        <w:r w:rsidR="0037157A">
          <w:rPr>
            <w:rFonts w:ascii="Arial" w:hAnsi="Arial" w:cs="Arial"/>
            <w:color w:val="000000"/>
            <w:sz w:val="22"/>
            <w:szCs w:val="22"/>
          </w:rPr>
          <w:t>uggesting that</w:t>
        </w:r>
        <w:r w:rsidR="0037157A" w:rsidRPr="00A3783C">
          <w:rPr>
            <w:rFonts w:ascii="Arial" w:hAnsi="Arial" w:cs="Arial"/>
            <w:color w:val="000000"/>
            <w:sz w:val="22"/>
            <w:szCs w:val="22"/>
          </w:rPr>
          <w:t xml:space="preserve"> </w:t>
        </w:r>
      </w:ins>
      <w:commentRangeStart w:id="111"/>
      <w:r w:rsidR="009D537E" w:rsidRPr="00A3783C">
        <w:rPr>
          <w:rFonts w:ascii="Arial" w:hAnsi="Arial" w:cs="Arial"/>
          <w:color w:val="000000"/>
          <w:sz w:val="22"/>
          <w:szCs w:val="22"/>
        </w:rPr>
        <w:t>silence had a beneficial effect on verbal memory scores</w:t>
      </w:r>
      <w:commentRangeEnd w:id="111"/>
      <w:r w:rsidR="0037157A">
        <w:rPr>
          <w:rStyle w:val="CommentReference"/>
        </w:rPr>
        <w:commentReference w:id="111"/>
      </w:r>
      <w:r w:rsidR="009D537E" w:rsidRPr="00A3783C">
        <w:rPr>
          <w:rFonts w:ascii="Arial" w:hAnsi="Arial" w:cs="Arial"/>
          <w:color w:val="000000"/>
          <w:sz w:val="22"/>
          <w:szCs w:val="22"/>
        </w:rPr>
        <w:t xml:space="preserve">. </w:t>
      </w:r>
    </w:p>
    <w:p w14:paraId="1EDFDE94" w14:textId="454246E6" w:rsidR="00C27A29" w:rsidRPr="00A3783C" w:rsidRDefault="00C27A29" w:rsidP="008506E6">
      <w:pPr>
        <w:pStyle w:val="NormalWeb"/>
        <w:spacing w:before="0" w:beforeAutospacing="0" w:after="0" w:afterAutospacing="0" w:line="360" w:lineRule="auto"/>
        <w:jc w:val="both"/>
        <w:rPr>
          <w:rFonts w:ascii="Arial" w:hAnsi="Arial" w:cs="Arial"/>
          <w:color w:val="000000"/>
          <w:sz w:val="22"/>
          <w:szCs w:val="22"/>
        </w:rPr>
      </w:pPr>
    </w:p>
    <w:p w14:paraId="1AA6BA73" w14:textId="69E50B5C" w:rsidR="00C27A29" w:rsidRPr="00A3783C" w:rsidRDefault="00C27A29" w:rsidP="008506E6">
      <w:pPr>
        <w:pStyle w:val="NormalWeb"/>
        <w:spacing w:before="0" w:beforeAutospacing="0" w:after="0" w:afterAutospacing="0" w:line="360" w:lineRule="auto"/>
        <w:jc w:val="both"/>
        <w:rPr>
          <w:rFonts w:ascii="Arial" w:hAnsi="Arial" w:cs="Arial"/>
          <w:color w:val="000000"/>
          <w:sz w:val="22"/>
          <w:szCs w:val="22"/>
        </w:rPr>
      </w:pPr>
      <w:r w:rsidRPr="00A3783C">
        <w:rPr>
          <w:rFonts w:ascii="Arial" w:hAnsi="Arial" w:cs="Arial"/>
          <w:color w:val="000000"/>
          <w:sz w:val="22"/>
          <w:szCs w:val="22"/>
        </w:rPr>
        <w:t xml:space="preserve">I </w:t>
      </w:r>
      <w:r w:rsidR="00051E6B" w:rsidRPr="00A3783C">
        <w:rPr>
          <w:rFonts w:ascii="Arial" w:hAnsi="Arial" w:cs="Arial"/>
          <w:color w:val="000000"/>
          <w:sz w:val="22"/>
          <w:szCs w:val="22"/>
        </w:rPr>
        <w:t xml:space="preserve">also </w:t>
      </w:r>
      <w:r w:rsidRPr="00A3783C">
        <w:rPr>
          <w:rFonts w:ascii="Arial" w:hAnsi="Arial" w:cs="Arial"/>
          <w:color w:val="000000"/>
          <w:sz w:val="22"/>
          <w:szCs w:val="22"/>
        </w:rPr>
        <w:t xml:space="preserve">tested to see if there was any significant difference in scores </w:t>
      </w:r>
      <w:r w:rsidR="00051E6B" w:rsidRPr="00A3783C">
        <w:rPr>
          <w:rFonts w:ascii="Arial" w:hAnsi="Arial" w:cs="Arial"/>
          <w:color w:val="000000"/>
          <w:sz w:val="22"/>
          <w:szCs w:val="22"/>
        </w:rPr>
        <w:t xml:space="preserve">across </w:t>
      </w:r>
      <w:r w:rsidRPr="00A3783C">
        <w:rPr>
          <w:rFonts w:ascii="Arial" w:hAnsi="Arial" w:cs="Arial"/>
          <w:color w:val="000000"/>
          <w:sz w:val="22"/>
          <w:szCs w:val="22"/>
        </w:rPr>
        <w:t xml:space="preserve">grade and gender demographics. </w:t>
      </w:r>
      <w:r w:rsidR="009076AB">
        <w:rPr>
          <w:rFonts w:ascii="Arial" w:hAnsi="Arial" w:cs="Arial"/>
          <w:color w:val="000000"/>
          <w:sz w:val="22"/>
          <w:szCs w:val="22"/>
        </w:rPr>
        <w:t xml:space="preserve">I used </w:t>
      </w:r>
      <w:r w:rsidR="009076AB" w:rsidRPr="00A3783C">
        <w:rPr>
          <w:rFonts w:ascii="Arial" w:hAnsi="Arial" w:cs="Arial"/>
          <w:color w:val="000000"/>
          <w:sz w:val="22"/>
          <w:szCs w:val="22"/>
        </w:rPr>
        <w:t xml:space="preserve">T-tests </w:t>
      </w:r>
      <w:r w:rsidR="00051E6B" w:rsidRPr="00A3783C">
        <w:rPr>
          <w:rFonts w:ascii="Arial" w:hAnsi="Arial" w:cs="Arial"/>
          <w:color w:val="000000"/>
          <w:sz w:val="22"/>
          <w:szCs w:val="22"/>
        </w:rPr>
        <w:t xml:space="preserve">to </w:t>
      </w:r>
      <w:r w:rsidR="00E35EE4" w:rsidRPr="00A3783C">
        <w:rPr>
          <w:rFonts w:ascii="Arial" w:hAnsi="Arial" w:cs="Arial"/>
          <w:color w:val="000000"/>
          <w:sz w:val="22"/>
          <w:szCs w:val="22"/>
        </w:rPr>
        <w:t>compare</w:t>
      </w:r>
      <w:r w:rsidR="00051E6B" w:rsidRPr="00A3783C">
        <w:rPr>
          <w:rFonts w:ascii="Arial" w:hAnsi="Arial" w:cs="Arial"/>
          <w:color w:val="000000"/>
          <w:sz w:val="22"/>
          <w:szCs w:val="22"/>
        </w:rPr>
        <w:t xml:space="preserve"> female and male scores in the presence of each distraction</w:t>
      </w:r>
      <w:r w:rsidR="00E35EE4" w:rsidRPr="00A3783C">
        <w:rPr>
          <w:rFonts w:ascii="Arial" w:hAnsi="Arial" w:cs="Arial"/>
          <w:color w:val="000000"/>
          <w:sz w:val="22"/>
          <w:szCs w:val="22"/>
        </w:rPr>
        <w:t xml:space="preserve">. For verbal memory, there was no significant difference between </w:t>
      </w:r>
      <w:commentRangeStart w:id="112"/>
      <w:r w:rsidR="00E35EE4" w:rsidRPr="00A3783C">
        <w:rPr>
          <w:rFonts w:ascii="Arial" w:hAnsi="Arial" w:cs="Arial"/>
          <w:color w:val="000000"/>
          <w:sz w:val="22"/>
          <w:szCs w:val="22"/>
        </w:rPr>
        <w:t xml:space="preserve">scores in silence </w:t>
      </w:r>
      <w:commentRangeEnd w:id="112"/>
      <w:r w:rsidR="0037157A">
        <w:rPr>
          <w:rStyle w:val="CommentReference"/>
        </w:rPr>
        <w:commentReference w:id="112"/>
      </w:r>
      <w:r w:rsidR="00E35EE4" w:rsidRPr="00A3783C">
        <w:rPr>
          <w:rFonts w:ascii="Arial" w:hAnsi="Arial" w:cs="Arial"/>
          <w:color w:val="000000"/>
          <w:sz w:val="22"/>
          <w:szCs w:val="22"/>
        </w:rPr>
        <w:t>(t = 0.168, p = 0.860), lyrical music (t = 0.414, p = 0.671), instrumental music (t = 1.162, p = 0.109), or television (t = 0.253, p = 0.791)</w:t>
      </w:r>
      <w:r w:rsidR="00FA332F" w:rsidRPr="00A3783C">
        <w:rPr>
          <w:rFonts w:ascii="Arial" w:hAnsi="Arial" w:cs="Arial"/>
          <w:color w:val="000000"/>
          <w:sz w:val="22"/>
          <w:szCs w:val="22"/>
        </w:rPr>
        <w:t xml:space="preserve"> </w:t>
      </w:r>
      <w:ins w:id="113" w:author="Mollie Harrison" w:date="2023-04-03T20:43:00Z">
        <w:r w:rsidR="0037157A">
          <w:rPr>
            <w:rFonts w:ascii="Arial" w:hAnsi="Arial" w:cs="Arial"/>
            <w:color w:val="000000"/>
            <w:sz w:val="22"/>
            <w:szCs w:val="22"/>
          </w:rPr>
          <w:t xml:space="preserve">based on participant gender </w:t>
        </w:r>
      </w:ins>
      <w:r w:rsidR="00FA332F" w:rsidRPr="00A3783C">
        <w:rPr>
          <w:rFonts w:ascii="Arial" w:hAnsi="Arial" w:cs="Arial"/>
          <w:color w:val="000000"/>
          <w:sz w:val="22"/>
          <w:szCs w:val="22"/>
        </w:rPr>
        <w:t xml:space="preserve">(Figure </w:t>
      </w:r>
      <w:r w:rsidR="00051E6B" w:rsidRPr="00A3783C">
        <w:rPr>
          <w:rFonts w:ascii="Arial" w:hAnsi="Arial" w:cs="Arial"/>
          <w:color w:val="000000"/>
          <w:sz w:val="22"/>
          <w:szCs w:val="22"/>
        </w:rPr>
        <w:t>2</w:t>
      </w:r>
      <w:r w:rsidR="00FA332F" w:rsidRPr="00A3783C">
        <w:rPr>
          <w:rFonts w:ascii="Arial" w:hAnsi="Arial" w:cs="Arial"/>
          <w:color w:val="000000"/>
          <w:sz w:val="22"/>
          <w:szCs w:val="22"/>
        </w:rPr>
        <w:t>E)</w:t>
      </w:r>
      <w:r w:rsidR="00E35EE4" w:rsidRPr="00A3783C">
        <w:rPr>
          <w:rFonts w:ascii="Arial" w:hAnsi="Arial" w:cs="Arial"/>
          <w:color w:val="000000"/>
          <w:sz w:val="22"/>
          <w:szCs w:val="22"/>
        </w:rPr>
        <w:t xml:space="preserve">. For visual memory, there was a significant difference </w:t>
      </w:r>
      <w:commentRangeStart w:id="114"/>
      <w:r w:rsidR="00E35EE4" w:rsidRPr="00A3783C">
        <w:rPr>
          <w:rFonts w:ascii="Arial" w:hAnsi="Arial" w:cs="Arial"/>
          <w:color w:val="000000"/>
          <w:sz w:val="22"/>
          <w:szCs w:val="22"/>
        </w:rPr>
        <w:t xml:space="preserve">in male and female scores </w:t>
      </w:r>
      <w:commentRangeEnd w:id="114"/>
      <w:r w:rsidR="0037157A">
        <w:rPr>
          <w:rStyle w:val="CommentReference"/>
        </w:rPr>
        <w:commentReference w:id="114"/>
      </w:r>
      <w:r w:rsidR="00E35EE4" w:rsidRPr="00A3783C">
        <w:rPr>
          <w:rFonts w:ascii="Arial" w:hAnsi="Arial" w:cs="Arial"/>
          <w:color w:val="000000"/>
          <w:sz w:val="22"/>
          <w:szCs w:val="22"/>
        </w:rPr>
        <w:t>for instrumental music (t = 3.262, p = 0.002)</w:t>
      </w:r>
      <w:del w:id="115" w:author="Mollie Harrison" w:date="2023-04-03T20:43:00Z">
        <w:r w:rsidR="00E35EE4" w:rsidRPr="00A3783C" w:rsidDel="0037157A">
          <w:rPr>
            <w:rFonts w:ascii="Arial" w:hAnsi="Arial" w:cs="Arial"/>
            <w:color w:val="000000"/>
            <w:sz w:val="22"/>
            <w:szCs w:val="22"/>
          </w:rPr>
          <w:delText>,</w:delText>
        </w:r>
      </w:del>
      <w:r w:rsidR="00E35EE4" w:rsidRPr="00A3783C">
        <w:rPr>
          <w:rFonts w:ascii="Arial" w:hAnsi="Arial" w:cs="Arial"/>
          <w:color w:val="000000"/>
          <w:sz w:val="22"/>
          <w:szCs w:val="22"/>
        </w:rPr>
        <w:t xml:space="preserve"> but not for silence (t = 1.400, p = 0.152), lyrical music (t = 0.449, p = 0.641), or television (t = 1.301, p = 0.257)</w:t>
      </w:r>
      <w:r w:rsidR="00FA332F" w:rsidRPr="00A3783C">
        <w:rPr>
          <w:rFonts w:ascii="Arial" w:hAnsi="Arial" w:cs="Arial"/>
          <w:color w:val="000000"/>
          <w:sz w:val="22"/>
          <w:szCs w:val="22"/>
        </w:rPr>
        <w:t xml:space="preserve"> (Figure </w:t>
      </w:r>
      <w:r w:rsidR="00051E6B" w:rsidRPr="00A3783C">
        <w:rPr>
          <w:rFonts w:ascii="Arial" w:hAnsi="Arial" w:cs="Arial"/>
          <w:color w:val="000000"/>
          <w:sz w:val="22"/>
          <w:szCs w:val="22"/>
        </w:rPr>
        <w:t>2</w:t>
      </w:r>
      <w:r w:rsidR="00FA332F" w:rsidRPr="00A3783C">
        <w:rPr>
          <w:rFonts w:ascii="Arial" w:hAnsi="Arial" w:cs="Arial"/>
          <w:color w:val="000000"/>
          <w:sz w:val="22"/>
          <w:szCs w:val="22"/>
        </w:rPr>
        <w:t>F)</w:t>
      </w:r>
      <w:r w:rsidR="00E35EE4" w:rsidRPr="00A3783C">
        <w:rPr>
          <w:rFonts w:ascii="Arial" w:hAnsi="Arial" w:cs="Arial"/>
          <w:color w:val="000000"/>
          <w:sz w:val="22"/>
          <w:szCs w:val="22"/>
        </w:rPr>
        <w:t xml:space="preserve">. </w:t>
      </w:r>
    </w:p>
    <w:p w14:paraId="35421764" w14:textId="77777777" w:rsidR="00C27A29" w:rsidRPr="00A3783C" w:rsidRDefault="00C27A29" w:rsidP="008506E6">
      <w:pPr>
        <w:pStyle w:val="NormalWeb"/>
        <w:spacing w:before="0" w:beforeAutospacing="0" w:after="0" w:afterAutospacing="0" w:line="360" w:lineRule="auto"/>
        <w:jc w:val="both"/>
        <w:rPr>
          <w:rFonts w:ascii="Arial" w:hAnsi="Arial" w:cs="Arial"/>
          <w:color w:val="000000"/>
          <w:sz w:val="22"/>
          <w:szCs w:val="22"/>
        </w:rPr>
      </w:pPr>
    </w:p>
    <w:p w14:paraId="287552EF" w14:textId="279FE59F" w:rsidR="005D48D9" w:rsidRDefault="005D48D9" w:rsidP="008506E6">
      <w:pPr>
        <w:pStyle w:val="NormalWeb"/>
        <w:spacing w:before="0" w:beforeAutospacing="0" w:after="0" w:afterAutospacing="0" w:line="360" w:lineRule="auto"/>
        <w:jc w:val="both"/>
        <w:rPr>
          <w:rFonts w:ascii="Arial" w:hAnsi="Arial" w:cs="Arial"/>
          <w:color w:val="000000"/>
          <w:sz w:val="22"/>
          <w:szCs w:val="22"/>
        </w:rPr>
      </w:pPr>
      <w:r w:rsidRPr="00A3783C">
        <w:rPr>
          <w:rFonts w:ascii="Arial" w:hAnsi="Arial" w:cs="Arial"/>
          <w:color w:val="000000"/>
          <w:sz w:val="22"/>
          <w:szCs w:val="22"/>
        </w:rPr>
        <w:t>For grade demographics, I conducted a similar set of tests</w:t>
      </w:r>
      <w:del w:id="116" w:author="Mollie Harrison" w:date="2023-04-03T20:43:00Z">
        <w:r w:rsidRPr="00A3783C" w:rsidDel="0037157A">
          <w:rPr>
            <w:rFonts w:ascii="Arial" w:hAnsi="Arial" w:cs="Arial"/>
            <w:color w:val="000000"/>
            <w:sz w:val="22"/>
            <w:szCs w:val="22"/>
          </w:rPr>
          <w:delText>,</w:delText>
        </w:r>
      </w:del>
      <w:r w:rsidRPr="00A3783C">
        <w:rPr>
          <w:rFonts w:ascii="Arial" w:hAnsi="Arial" w:cs="Arial"/>
          <w:color w:val="000000"/>
          <w:sz w:val="22"/>
          <w:szCs w:val="22"/>
        </w:rPr>
        <w:t xml:space="preserve"> using ANOVAs to see</w:t>
      </w:r>
      <w:r w:rsidR="004C63F8" w:rsidRPr="00A3783C">
        <w:rPr>
          <w:rFonts w:ascii="Arial" w:hAnsi="Arial" w:cs="Arial"/>
          <w:color w:val="000000"/>
          <w:sz w:val="22"/>
          <w:szCs w:val="22"/>
        </w:rPr>
        <w:t xml:space="preserve"> if,</w:t>
      </w:r>
      <w:r w:rsidRPr="00A3783C">
        <w:rPr>
          <w:rFonts w:ascii="Arial" w:hAnsi="Arial" w:cs="Arial"/>
          <w:color w:val="000000"/>
          <w:sz w:val="22"/>
          <w:szCs w:val="22"/>
        </w:rPr>
        <w:t xml:space="preserve"> within each distraction, </w:t>
      </w:r>
      <w:del w:id="117" w:author="Mollie Harrison" w:date="2023-04-03T20:43:00Z">
        <w:r w:rsidRPr="00A3783C" w:rsidDel="0037157A">
          <w:rPr>
            <w:rFonts w:ascii="Arial" w:hAnsi="Arial" w:cs="Arial"/>
            <w:color w:val="000000"/>
            <w:sz w:val="22"/>
            <w:szCs w:val="22"/>
          </w:rPr>
          <w:delText xml:space="preserve">if </w:delText>
        </w:r>
      </w:del>
      <w:r w:rsidRPr="00A3783C">
        <w:rPr>
          <w:rFonts w:ascii="Arial" w:hAnsi="Arial" w:cs="Arial"/>
          <w:color w:val="000000"/>
          <w:sz w:val="22"/>
          <w:szCs w:val="22"/>
        </w:rPr>
        <w:t xml:space="preserve">there was any significant difference </w:t>
      </w:r>
      <w:r w:rsidR="00051E6B" w:rsidRPr="00A3783C">
        <w:rPr>
          <w:rFonts w:ascii="Arial" w:hAnsi="Arial" w:cs="Arial"/>
          <w:color w:val="000000"/>
          <w:sz w:val="22"/>
          <w:szCs w:val="22"/>
        </w:rPr>
        <w:t xml:space="preserve">in </w:t>
      </w:r>
      <w:r w:rsidRPr="00A3783C">
        <w:rPr>
          <w:rFonts w:ascii="Arial" w:hAnsi="Arial" w:cs="Arial"/>
          <w:color w:val="000000"/>
          <w:sz w:val="22"/>
          <w:szCs w:val="22"/>
        </w:rPr>
        <w:t>scores across subject grades</w:t>
      </w:r>
      <w:r w:rsidR="00BE673E" w:rsidRPr="00A3783C">
        <w:rPr>
          <w:rFonts w:ascii="Arial" w:hAnsi="Arial" w:cs="Arial"/>
          <w:color w:val="000000"/>
          <w:sz w:val="22"/>
          <w:szCs w:val="22"/>
        </w:rPr>
        <w:t xml:space="preserve">. For verbal memory, there was no significant difference </w:t>
      </w:r>
      <w:r w:rsidR="00051E6B" w:rsidRPr="00A3783C">
        <w:rPr>
          <w:rFonts w:ascii="Arial" w:hAnsi="Arial" w:cs="Arial"/>
          <w:color w:val="000000"/>
          <w:sz w:val="22"/>
          <w:szCs w:val="22"/>
        </w:rPr>
        <w:t xml:space="preserve">between </w:t>
      </w:r>
      <w:ins w:id="118" w:author="Mollie Harrison" w:date="2023-04-03T20:44:00Z">
        <w:r w:rsidR="00D66633">
          <w:rPr>
            <w:rFonts w:ascii="Arial" w:hAnsi="Arial" w:cs="Arial"/>
            <w:color w:val="000000"/>
            <w:sz w:val="22"/>
            <w:szCs w:val="22"/>
          </w:rPr>
          <w:t xml:space="preserve">grades </w:t>
        </w:r>
        <w:r w:rsidR="0037157A">
          <w:rPr>
            <w:rFonts w:ascii="Arial" w:hAnsi="Arial" w:cs="Arial"/>
            <w:color w:val="000000"/>
            <w:sz w:val="22"/>
            <w:szCs w:val="22"/>
          </w:rPr>
          <w:t>when listening to</w:t>
        </w:r>
        <w:r w:rsidR="0037157A" w:rsidRPr="00A3783C">
          <w:rPr>
            <w:rFonts w:ascii="Arial" w:hAnsi="Arial" w:cs="Arial"/>
            <w:color w:val="000000"/>
            <w:sz w:val="22"/>
            <w:szCs w:val="22"/>
          </w:rPr>
          <w:t xml:space="preserve"> </w:t>
        </w:r>
      </w:ins>
      <w:r w:rsidR="00BE673E" w:rsidRPr="00A3783C">
        <w:rPr>
          <w:rFonts w:ascii="Arial" w:hAnsi="Arial" w:cs="Arial"/>
          <w:color w:val="000000"/>
          <w:sz w:val="22"/>
          <w:szCs w:val="22"/>
        </w:rPr>
        <w:t>silence (F = -4.757, p = 1.000),</w:t>
      </w:r>
      <w:r w:rsidR="00074497" w:rsidRPr="00A3783C">
        <w:rPr>
          <w:rFonts w:ascii="Arial" w:hAnsi="Arial" w:cs="Arial"/>
          <w:color w:val="000000"/>
          <w:sz w:val="22"/>
          <w:szCs w:val="22"/>
        </w:rPr>
        <w:t xml:space="preserve"> lyrical music (F = 0.862, p = 0.470),</w:t>
      </w:r>
      <w:r w:rsidR="00BE673E" w:rsidRPr="00A3783C">
        <w:rPr>
          <w:rFonts w:ascii="Arial" w:hAnsi="Arial" w:cs="Arial"/>
          <w:color w:val="000000"/>
          <w:sz w:val="22"/>
          <w:szCs w:val="22"/>
        </w:rPr>
        <w:t xml:space="preserve"> instrumental music (F = 1.184, p = 0.330), or television (F = 1.933, p = 0.143)</w:t>
      </w:r>
      <w:r w:rsidR="00FA332F" w:rsidRPr="00A3783C">
        <w:rPr>
          <w:rFonts w:ascii="Arial" w:hAnsi="Arial" w:cs="Arial"/>
          <w:color w:val="000000"/>
          <w:sz w:val="22"/>
          <w:szCs w:val="22"/>
        </w:rPr>
        <w:t xml:space="preserve"> (Figure </w:t>
      </w:r>
      <w:r w:rsidR="00051E6B" w:rsidRPr="00A3783C">
        <w:rPr>
          <w:rFonts w:ascii="Arial" w:hAnsi="Arial" w:cs="Arial"/>
          <w:color w:val="000000"/>
          <w:sz w:val="22"/>
          <w:szCs w:val="22"/>
        </w:rPr>
        <w:t>2</w:t>
      </w:r>
      <w:r w:rsidR="00FA332F" w:rsidRPr="00A3783C">
        <w:rPr>
          <w:rFonts w:ascii="Arial" w:hAnsi="Arial" w:cs="Arial"/>
          <w:color w:val="000000"/>
          <w:sz w:val="22"/>
          <w:szCs w:val="22"/>
        </w:rPr>
        <w:t>G)</w:t>
      </w:r>
      <w:r w:rsidR="00BE673E" w:rsidRPr="00A3783C">
        <w:rPr>
          <w:rFonts w:ascii="Arial" w:hAnsi="Arial" w:cs="Arial"/>
          <w:color w:val="000000"/>
          <w:sz w:val="22"/>
          <w:szCs w:val="22"/>
        </w:rPr>
        <w:t>. Similarly</w:t>
      </w:r>
      <w:r w:rsidR="009F4AAB" w:rsidRPr="00A3783C">
        <w:rPr>
          <w:rFonts w:ascii="Arial" w:hAnsi="Arial" w:cs="Arial"/>
          <w:color w:val="000000"/>
          <w:sz w:val="22"/>
          <w:szCs w:val="22"/>
        </w:rPr>
        <w:t>,</w:t>
      </w:r>
      <w:r w:rsidR="00BE673E" w:rsidRPr="00A3783C">
        <w:rPr>
          <w:rFonts w:ascii="Arial" w:hAnsi="Arial" w:cs="Arial"/>
          <w:color w:val="000000"/>
          <w:sz w:val="22"/>
          <w:szCs w:val="22"/>
        </w:rPr>
        <w:t xml:space="preserve"> for visual memory, there were no significant differences </w:t>
      </w:r>
      <w:r w:rsidR="00051E6B" w:rsidRPr="00A3783C">
        <w:rPr>
          <w:rFonts w:ascii="Arial" w:hAnsi="Arial" w:cs="Arial"/>
          <w:color w:val="000000"/>
          <w:sz w:val="22"/>
          <w:szCs w:val="22"/>
        </w:rPr>
        <w:t>between</w:t>
      </w:r>
      <w:r w:rsidR="00BE673E" w:rsidRPr="00A3783C">
        <w:rPr>
          <w:rFonts w:ascii="Arial" w:hAnsi="Arial" w:cs="Arial"/>
          <w:color w:val="000000"/>
          <w:sz w:val="22"/>
          <w:szCs w:val="22"/>
        </w:rPr>
        <w:t xml:space="preserve"> </w:t>
      </w:r>
      <w:ins w:id="119" w:author="Mollie Harrison" w:date="2023-04-03T20:44:00Z">
        <w:r w:rsidR="00D66633">
          <w:rPr>
            <w:rFonts w:ascii="Arial" w:hAnsi="Arial" w:cs="Arial"/>
            <w:color w:val="000000"/>
            <w:sz w:val="22"/>
            <w:szCs w:val="22"/>
          </w:rPr>
          <w:t xml:space="preserve">grades when listening to </w:t>
        </w:r>
      </w:ins>
      <w:r w:rsidR="00BE673E" w:rsidRPr="00A3783C">
        <w:rPr>
          <w:rFonts w:ascii="Arial" w:hAnsi="Arial" w:cs="Arial"/>
          <w:color w:val="000000"/>
          <w:sz w:val="22"/>
          <w:szCs w:val="22"/>
        </w:rPr>
        <w:t>silence (F = 0.805, p = 0.500),</w:t>
      </w:r>
      <w:r w:rsidR="00074497" w:rsidRPr="00A3783C">
        <w:rPr>
          <w:rFonts w:ascii="Arial" w:hAnsi="Arial" w:cs="Arial"/>
          <w:color w:val="000000"/>
          <w:sz w:val="22"/>
          <w:szCs w:val="22"/>
        </w:rPr>
        <w:t xml:space="preserve"> lyrical music (F = 1.142, p = 0.346),</w:t>
      </w:r>
      <w:r w:rsidR="00BE673E" w:rsidRPr="00A3783C">
        <w:rPr>
          <w:rFonts w:ascii="Arial" w:hAnsi="Arial" w:cs="Arial"/>
          <w:color w:val="000000"/>
          <w:sz w:val="22"/>
          <w:szCs w:val="22"/>
        </w:rPr>
        <w:t xml:space="preserve"> instrumental music (F = 1.311, p = 0.286), </w:t>
      </w:r>
      <w:r w:rsidR="009F4AAB" w:rsidRPr="00A3783C">
        <w:rPr>
          <w:rFonts w:ascii="Arial" w:hAnsi="Arial" w:cs="Arial"/>
          <w:color w:val="000000"/>
          <w:sz w:val="22"/>
          <w:szCs w:val="22"/>
        </w:rPr>
        <w:t>and</w:t>
      </w:r>
      <w:r w:rsidR="00BE673E" w:rsidRPr="00A3783C">
        <w:rPr>
          <w:rFonts w:ascii="Arial" w:hAnsi="Arial" w:cs="Arial"/>
          <w:color w:val="000000"/>
          <w:sz w:val="22"/>
          <w:szCs w:val="22"/>
        </w:rPr>
        <w:t xml:space="preserve"> television </w:t>
      </w:r>
      <w:r w:rsidR="009F4AAB" w:rsidRPr="00A3783C">
        <w:rPr>
          <w:rFonts w:ascii="Arial" w:hAnsi="Arial" w:cs="Arial"/>
          <w:color w:val="000000"/>
          <w:sz w:val="22"/>
          <w:szCs w:val="22"/>
        </w:rPr>
        <w:t xml:space="preserve">scores </w:t>
      </w:r>
      <w:r w:rsidR="00BE673E" w:rsidRPr="00A3783C">
        <w:rPr>
          <w:rFonts w:ascii="Arial" w:hAnsi="Arial" w:cs="Arial"/>
          <w:color w:val="000000"/>
          <w:sz w:val="22"/>
          <w:szCs w:val="22"/>
        </w:rPr>
        <w:t>(F = 2.320, p = 0.092)</w:t>
      </w:r>
      <w:r w:rsidR="00FA332F" w:rsidRPr="00A3783C">
        <w:rPr>
          <w:rFonts w:ascii="Arial" w:hAnsi="Arial" w:cs="Arial"/>
          <w:color w:val="000000"/>
          <w:sz w:val="22"/>
          <w:szCs w:val="22"/>
        </w:rPr>
        <w:t xml:space="preserve"> (Figure </w:t>
      </w:r>
      <w:r w:rsidR="00051E6B" w:rsidRPr="00A3783C">
        <w:rPr>
          <w:rFonts w:ascii="Arial" w:hAnsi="Arial" w:cs="Arial"/>
          <w:color w:val="000000"/>
          <w:sz w:val="22"/>
          <w:szCs w:val="22"/>
        </w:rPr>
        <w:t>2</w:t>
      </w:r>
      <w:r w:rsidR="00FA332F" w:rsidRPr="00A3783C">
        <w:rPr>
          <w:rFonts w:ascii="Arial" w:hAnsi="Arial" w:cs="Arial"/>
          <w:color w:val="000000"/>
          <w:sz w:val="22"/>
          <w:szCs w:val="22"/>
        </w:rPr>
        <w:t>H)</w:t>
      </w:r>
      <w:r w:rsidR="00BE673E" w:rsidRPr="00A3783C">
        <w:rPr>
          <w:rFonts w:ascii="Arial" w:hAnsi="Arial" w:cs="Arial"/>
          <w:color w:val="000000"/>
          <w:sz w:val="22"/>
          <w:szCs w:val="22"/>
        </w:rPr>
        <w:t xml:space="preserve">. </w:t>
      </w:r>
    </w:p>
    <w:p w14:paraId="3BFCE7F0" w14:textId="77777777" w:rsidR="009076AB" w:rsidRPr="00A3783C" w:rsidRDefault="009076AB" w:rsidP="008506E6">
      <w:pPr>
        <w:pStyle w:val="NormalWeb"/>
        <w:spacing w:before="0" w:beforeAutospacing="0" w:after="0" w:afterAutospacing="0" w:line="360" w:lineRule="auto"/>
        <w:jc w:val="both"/>
        <w:rPr>
          <w:rFonts w:ascii="Arial" w:hAnsi="Arial" w:cs="Arial"/>
          <w:color w:val="000000"/>
          <w:sz w:val="22"/>
          <w:szCs w:val="22"/>
        </w:rPr>
      </w:pPr>
    </w:p>
    <w:p w14:paraId="350F1EC1" w14:textId="40482460" w:rsidR="001761E8" w:rsidRPr="00A3783C" w:rsidRDefault="00F305F9" w:rsidP="008506E6">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I compared t</w:t>
      </w:r>
      <w:r w:rsidR="00AD3DFC" w:rsidRPr="00A3783C">
        <w:rPr>
          <w:rFonts w:ascii="Arial" w:hAnsi="Arial" w:cs="Arial"/>
          <w:color w:val="000000"/>
          <w:sz w:val="22"/>
          <w:szCs w:val="22"/>
        </w:rPr>
        <w:t xml:space="preserve">he </w:t>
      </w:r>
      <w:r w:rsidR="009D537E" w:rsidRPr="00A3783C">
        <w:rPr>
          <w:rFonts w:ascii="Arial" w:hAnsi="Arial" w:cs="Arial"/>
          <w:color w:val="000000"/>
          <w:sz w:val="22"/>
          <w:szCs w:val="22"/>
        </w:rPr>
        <w:t xml:space="preserve">results of </w:t>
      </w:r>
      <w:commentRangeStart w:id="120"/>
      <w:r w:rsidR="009D537E" w:rsidRPr="00A3783C">
        <w:rPr>
          <w:rFonts w:ascii="Arial" w:hAnsi="Arial" w:cs="Arial"/>
          <w:color w:val="000000"/>
          <w:sz w:val="22"/>
          <w:szCs w:val="22"/>
        </w:rPr>
        <w:t>the follow-up survey</w:t>
      </w:r>
      <w:r w:rsidR="00AD3DFC" w:rsidRPr="00A3783C">
        <w:rPr>
          <w:rFonts w:ascii="Arial" w:hAnsi="Arial" w:cs="Arial"/>
          <w:color w:val="000000"/>
          <w:sz w:val="22"/>
          <w:szCs w:val="22"/>
        </w:rPr>
        <w:t xml:space="preserve"> </w:t>
      </w:r>
      <w:r>
        <w:rPr>
          <w:rFonts w:ascii="Arial" w:hAnsi="Arial" w:cs="Arial"/>
          <w:color w:val="000000"/>
          <w:sz w:val="22"/>
          <w:szCs w:val="22"/>
        </w:rPr>
        <w:t>to</w:t>
      </w:r>
      <w:r w:rsidR="00AD3DFC" w:rsidRPr="00A3783C">
        <w:rPr>
          <w:rFonts w:ascii="Arial" w:hAnsi="Arial" w:cs="Arial"/>
          <w:color w:val="000000"/>
          <w:sz w:val="22"/>
          <w:szCs w:val="22"/>
        </w:rPr>
        <w:t xml:space="preserve"> subject commitments directly after their interventions</w:t>
      </w:r>
      <w:commentRangeEnd w:id="120"/>
      <w:r w:rsidR="00D66633">
        <w:rPr>
          <w:rStyle w:val="CommentReference"/>
        </w:rPr>
        <w:commentReference w:id="120"/>
      </w:r>
      <w:r w:rsidR="00AD3DFC" w:rsidRPr="00A3783C">
        <w:rPr>
          <w:rFonts w:ascii="Arial" w:hAnsi="Arial" w:cs="Arial"/>
          <w:color w:val="000000"/>
          <w:sz w:val="22"/>
          <w:szCs w:val="22"/>
        </w:rPr>
        <w:t xml:space="preserve"> to determine which intervention was more effective. Initially, 60% of the control </w:t>
      </w:r>
      <w:r w:rsidR="00AD3DFC" w:rsidRPr="00A3783C">
        <w:rPr>
          <w:rFonts w:ascii="Arial" w:hAnsi="Arial" w:cs="Arial"/>
          <w:color w:val="000000"/>
          <w:sz w:val="22"/>
          <w:szCs w:val="22"/>
        </w:rPr>
        <w:lastRenderedPageBreak/>
        <w:t xml:space="preserve">group committed to changing their habits (Figure </w:t>
      </w:r>
      <w:r w:rsidR="001F5B3C" w:rsidRPr="00A3783C">
        <w:rPr>
          <w:rFonts w:ascii="Arial" w:hAnsi="Arial" w:cs="Arial"/>
          <w:color w:val="000000"/>
          <w:sz w:val="22"/>
          <w:szCs w:val="22"/>
        </w:rPr>
        <w:t>3</w:t>
      </w:r>
      <w:r w:rsidR="00AD3DFC" w:rsidRPr="00A3783C">
        <w:rPr>
          <w:rFonts w:ascii="Arial" w:hAnsi="Arial" w:cs="Arial"/>
          <w:color w:val="000000"/>
          <w:sz w:val="22"/>
          <w:szCs w:val="22"/>
        </w:rPr>
        <w:t xml:space="preserve">A). After two weeks, those </w:t>
      </w:r>
      <w:r w:rsidR="001F5B3C" w:rsidRPr="00A3783C">
        <w:rPr>
          <w:rFonts w:ascii="Arial" w:hAnsi="Arial" w:cs="Arial"/>
          <w:color w:val="000000"/>
          <w:sz w:val="22"/>
          <w:szCs w:val="22"/>
        </w:rPr>
        <w:t>12 subjects (</w:t>
      </w:r>
      <w:commentRangeStart w:id="121"/>
      <w:r w:rsidR="00C50DB2" w:rsidRPr="00A3783C">
        <w:rPr>
          <w:rFonts w:ascii="Arial" w:hAnsi="Arial" w:cs="Arial"/>
          <w:color w:val="000000"/>
          <w:sz w:val="22"/>
          <w:szCs w:val="22"/>
        </w:rPr>
        <w:t>63.16% now due to changes in the number of subjects</w:t>
      </w:r>
      <w:commentRangeEnd w:id="121"/>
      <w:r w:rsidR="00D66633">
        <w:rPr>
          <w:rStyle w:val="CommentReference"/>
        </w:rPr>
        <w:commentReference w:id="121"/>
      </w:r>
      <w:r w:rsidR="00C50DB2" w:rsidRPr="00A3783C">
        <w:rPr>
          <w:rFonts w:ascii="Arial" w:hAnsi="Arial" w:cs="Arial"/>
          <w:color w:val="000000"/>
          <w:sz w:val="22"/>
          <w:szCs w:val="22"/>
        </w:rPr>
        <w:t xml:space="preserve">) </w:t>
      </w:r>
      <w:r w:rsidR="001761E8" w:rsidRPr="00A3783C">
        <w:rPr>
          <w:rFonts w:ascii="Arial" w:hAnsi="Arial" w:cs="Arial"/>
          <w:color w:val="000000"/>
          <w:sz w:val="22"/>
          <w:szCs w:val="22"/>
        </w:rPr>
        <w:t xml:space="preserve">reported having maintained </w:t>
      </w:r>
      <w:commentRangeStart w:id="122"/>
      <w:r w:rsidR="001761E8" w:rsidRPr="00A3783C">
        <w:rPr>
          <w:rFonts w:ascii="Arial" w:hAnsi="Arial" w:cs="Arial"/>
          <w:color w:val="000000"/>
          <w:sz w:val="22"/>
          <w:szCs w:val="22"/>
        </w:rPr>
        <w:t xml:space="preserve">some change </w:t>
      </w:r>
      <w:commentRangeEnd w:id="122"/>
      <w:r w:rsidR="00D66633">
        <w:rPr>
          <w:rStyle w:val="CommentReference"/>
        </w:rPr>
        <w:commentReference w:id="122"/>
      </w:r>
      <w:r w:rsidR="001761E8" w:rsidRPr="00A3783C">
        <w:rPr>
          <w:rFonts w:ascii="Arial" w:hAnsi="Arial" w:cs="Arial"/>
          <w:color w:val="000000"/>
          <w:sz w:val="22"/>
          <w:szCs w:val="22"/>
        </w:rPr>
        <w:t>in study habits</w:t>
      </w:r>
      <w:r w:rsidR="00AD3DFC" w:rsidRPr="00A3783C">
        <w:rPr>
          <w:rFonts w:ascii="Arial" w:hAnsi="Arial" w:cs="Arial"/>
          <w:color w:val="000000"/>
          <w:sz w:val="22"/>
          <w:szCs w:val="22"/>
        </w:rPr>
        <w:t xml:space="preserve"> (Figure </w:t>
      </w:r>
      <w:r w:rsidR="001F5B3C" w:rsidRPr="00A3783C">
        <w:rPr>
          <w:rFonts w:ascii="Arial" w:hAnsi="Arial" w:cs="Arial"/>
          <w:color w:val="000000"/>
          <w:sz w:val="22"/>
          <w:szCs w:val="22"/>
        </w:rPr>
        <w:t>3</w:t>
      </w:r>
      <w:r w:rsidR="00AD3DFC" w:rsidRPr="00A3783C">
        <w:rPr>
          <w:rFonts w:ascii="Arial" w:hAnsi="Arial" w:cs="Arial"/>
          <w:color w:val="000000"/>
          <w:sz w:val="22"/>
          <w:szCs w:val="22"/>
        </w:rPr>
        <w:t xml:space="preserve">B). In the treatment group, </w:t>
      </w:r>
      <w:del w:id="123" w:author="Mollie Harrison" w:date="2023-04-03T20:48:00Z">
        <w:r w:rsidR="001761E8" w:rsidRPr="00A3783C" w:rsidDel="00D66633">
          <w:rPr>
            <w:rFonts w:ascii="Arial" w:hAnsi="Arial" w:cs="Arial"/>
            <w:color w:val="000000"/>
            <w:sz w:val="22"/>
            <w:szCs w:val="22"/>
          </w:rPr>
          <w:delText>a lower</w:delText>
        </w:r>
      </w:del>
      <w:r w:rsidR="001761E8" w:rsidRPr="00A3783C">
        <w:rPr>
          <w:rFonts w:ascii="Arial" w:hAnsi="Arial" w:cs="Arial"/>
          <w:color w:val="000000"/>
          <w:sz w:val="22"/>
          <w:szCs w:val="22"/>
        </w:rPr>
        <w:t xml:space="preserve"> </w:t>
      </w:r>
      <w:r w:rsidR="00AD3DFC" w:rsidRPr="00A3783C">
        <w:rPr>
          <w:rFonts w:ascii="Arial" w:hAnsi="Arial" w:cs="Arial"/>
          <w:color w:val="000000"/>
          <w:sz w:val="22"/>
          <w:szCs w:val="22"/>
        </w:rPr>
        <w:t>41</w:t>
      </w:r>
      <w:r w:rsidR="00C50DB2" w:rsidRPr="00A3783C">
        <w:rPr>
          <w:rFonts w:ascii="Arial" w:hAnsi="Arial" w:cs="Arial"/>
          <w:color w:val="000000"/>
          <w:sz w:val="22"/>
          <w:szCs w:val="22"/>
        </w:rPr>
        <w:t>.03</w:t>
      </w:r>
      <w:r w:rsidR="00AD3DFC" w:rsidRPr="00A3783C">
        <w:rPr>
          <w:rFonts w:ascii="Arial" w:hAnsi="Arial" w:cs="Arial"/>
          <w:color w:val="000000"/>
          <w:sz w:val="22"/>
          <w:szCs w:val="22"/>
        </w:rPr>
        <w:t xml:space="preserve">% of subjects </w:t>
      </w:r>
      <w:r w:rsidR="00C50DB2" w:rsidRPr="00A3783C">
        <w:rPr>
          <w:rFonts w:ascii="Arial" w:hAnsi="Arial" w:cs="Arial"/>
          <w:color w:val="000000"/>
          <w:sz w:val="22"/>
          <w:szCs w:val="22"/>
        </w:rPr>
        <w:t xml:space="preserve">(16 subjects) </w:t>
      </w:r>
      <w:r w:rsidR="00AD3DFC" w:rsidRPr="00A3783C">
        <w:rPr>
          <w:rFonts w:ascii="Arial" w:hAnsi="Arial" w:cs="Arial"/>
          <w:color w:val="000000"/>
          <w:sz w:val="22"/>
          <w:szCs w:val="22"/>
        </w:rPr>
        <w:t xml:space="preserve">committed to changing their habits directly after the intervention (Figure </w:t>
      </w:r>
      <w:r w:rsidR="001F5B3C" w:rsidRPr="00A3783C">
        <w:rPr>
          <w:rFonts w:ascii="Arial" w:hAnsi="Arial" w:cs="Arial"/>
          <w:color w:val="000000"/>
          <w:sz w:val="22"/>
          <w:szCs w:val="22"/>
        </w:rPr>
        <w:t>3</w:t>
      </w:r>
      <w:r w:rsidR="00AD3DFC" w:rsidRPr="00A3783C">
        <w:rPr>
          <w:rFonts w:ascii="Arial" w:hAnsi="Arial" w:cs="Arial"/>
          <w:color w:val="000000"/>
          <w:sz w:val="22"/>
          <w:szCs w:val="22"/>
        </w:rPr>
        <w:t xml:space="preserve">A). In the follow-up survey, </w:t>
      </w:r>
      <w:r w:rsidR="001761E8" w:rsidRPr="00A3783C">
        <w:rPr>
          <w:rFonts w:ascii="Arial" w:hAnsi="Arial" w:cs="Arial"/>
          <w:color w:val="000000"/>
          <w:sz w:val="22"/>
          <w:szCs w:val="22"/>
        </w:rPr>
        <w:t>55</w:t>
      </w:r>
      <w:r w:rsidR="00C50DB2" w:rsidRPr="00A3783C">
        <w:rPr>
          <w:rFonts w:ascii="Arial" w:hAnsi="Arial" w:cs="Arial"/>
          <w:color w:val="000000"/>
          <w:sz w:val="22"/>
          <w:szCs w:val="22"/>
        </w:rPr>
        <w:t>.56</w:t>
      </w:r>
      <w:r w:rsidR="001761E8" w:rsidRPr="00A3783C">
        <w:rPr>
          <w:rFonts w:ascii="Arial" w:hAnsi="Arial" w:cs="Arial"/>
          <w:color w:val="000000"/>
          <w:sz w:val="22"/>
          <w:szCs w:val="22"/>
        </w:rPr>
        <w:t>% of the treatment group (</w:t>
      </w:r>
      <w:r w:rsidR="00AD3DFC" w:rsidRPr="00A3783C">
        <w:rPr>
          <w:rFonts w:ascii="Arial" w:hAnsi="Arial" w:cs="Arial"/>
          <w:color w:val="000000"/>
          <w:sz w:val="22"/>
          <w:szCs w:val="22"/>
        </w:rPr>
        <w:t>20 subjects</w:t>
      </w:r>
      <w:r w:rsidR="001761E8" w:rsidRPr="00A3783C">
        <w:rPr>
          <w:rFonts w:ascii="Arial" w:hAnsi="Arial" w:cs="Arial"/>
          <w:color w:val="000000"/>
          <w:sz w:val="22"/>
          <w:szCs w:val="22"/>
        </w:rPr>
        <w:t xml:space="preserve">) </w:t>
      </w:r>
      <w:r w:rsidR="00AD3DFC" w:rsidRPr="00A3783C">
        <w:rPr>
          <w:rFonts w:ascii="Arial" w:hAnsi="Arial" w:cs="Arial"/>
          <w:color w:val="000000"/>
          <w:sz w:val="22"/>
          <w:szCs w:val="22"/>
        </w:rPr>
        <w:t xml:space="preserve">reported having changed their study habits, more than </w:t>
      </w:r>
      <w:r w:rsidR="00C50DB2" w:rsidRPr="00A3783C">
        <w:rPr>
          <w:rFonts w:ascii="Arial" w:hAnsi="Arial" w:cs="Arial"/>
          <w:color w:val="000000"/>
          <w:sz w:val="22"/>
          <w:szCs w:val="22"/>
        </w:rPr>
        <w:t xml:space="preserve">those who </w:t>
      </w:r>
      <w:r w:rsidR="00AD3DFC" w:rsidRPr="00A3783C">
        <w:rPr>
          <w:rFonts w:ascii="Arial" w:hAnsi="Arial" w:cs="Arial"/>
          <w:color w:val="000000"/>
          <w:sz w:val="22"/>
          <w:szCs w:val="22"/>
        </w:rPr>
        <w:t>had committed two weeks before</w:t>
      </w:r>
      <w:r w:rsidR="00C50DB2" w:rsidRPr="00A3783C">
        <w:rPr>
          <w:rFonts w:ascii="Arial" w:hAnsi="Arial" w:cs="Arial"/>
          <w:color w:val="000000"/>
          <w:sz w:val="22"/>
          <w:szCs w:val="22"/>
        </w:rPr>
        <w:t xml:space="preserve"> (Figure 3B).</w:t>
      </w:r>
      <w:r w:rsidR="00AD3DFC" w:rsidRPr="00A3783C">
        <w:rPr>
          <w:rFonts w:ascii="Arial" w:hAnsi="Arial" w:cs="Arial"/>
          <w:color w:val="000000"/>
          <w:sz w:val="22"/>
          <w:szCs w:val="22"/>
        </w:rPr>
        <w:t xml:space="preserve"> </w:t>
      </w:r>
      <w:del w:id="124" w:author="Herderschee, Hayley" w:date="2023-03-07T10:20:00Z">
        <w:r w:rsidR="00AD3DFC" w:rsidRPr="00A3783C" w:rsidDel="008506E6">
          <w:rPr>
            <w:rFonts w:ascii="Arial" w:hAnsi="Arial" w:cs="Arial"/>
            <w:color w:val="000000"/>
            <w:sz w:val="22"/>
            <w:szCs w:val="22"/>
          </w:rPr>
          <w:delText>This means</w:delText>
        </w:r>
        <w:r w:rsidR="00C50DB2" w:rsidRPr="00A3783C" w:rsidDel="008506E6">
          <w:rPr>
            <w:rFonts w:ascii="Arial" w:hAnsi="Arial" w:cs="Arial"/>
            <w:color w:val="000000"/>
            <w:sz w:val="22"/>
            <w:szCs w:val="22"/>
          </w:rPr>
          <w:delText>, d</w:delText>
        </w:r>
      </w:del>
      <w:ins w:id="125" w:author="Herderschee, Hayley" w:date="2023-03-07T10:20:00Z">
        <w:r w:rsidR="008506E6">
          <w:rPr>
            <w:rFonts w:ascii="Arial" w:hAnsi="Arial" w:cs="Arial"/>
            <w:color w:val="000000"/>
            <w:sz w:val="22"/>
            <w:szCs w:val="22"/>
          </w:rPr>
          <w:t>D</w:t>
        </w:r>
      </w:ins>
      <w:r w:rsidR="00C50DB2" w:rsidRPr="00A3783C">
        <w:rPr>
          <w:rFonts w:ascii="Arial" w:hAnsi="Arial" w:cs="Arial"/>
          <w:color w:val="000000"/>
          <w:sz w:val="22"/>
          <w:szCs w:val="22"/>
        </w:rPr>
        <w:t xml:space="preserve">espite the lower percentage of subjects in the treatment group who immediately committed to changing their habits, </w:t>
      </w:r>
      <w:del w:id="126" w:author="Amber Abbott" w:date="2023-03-13T19:08:00Z">
        <w:r w:rsidR="00C50DB2" w:rsidRPr="00A3783C" w:rsidDel="00E23776">
          <w:rPr>
            <w:rFonts w:ascii="Arial" w:hAnsi="Arial" w:cs="Arial"/>
            <w:color w:val="000000"/>
            <w:sz w:val="22"/>
            <w:szCs w:val="22"/>
          </w:rPr>
          <w:delText xml:space="preserve">4 </w:delText>
        </w:r>
      </w:del>
      <w:ins w:id="127" w:author="Amber Abbott" w:date="2023-03-13T19:08:00Z">
        <w:r w:rsidR="00E23776">
          <w:rPr>
            <w:rFonts w:ascii="Arial" w:hAnsi="Arial" w:cs="Arial"/>
            <w:color w:val="000000"/>
            <w:sz w:val="22"/>
            <w:szCs w:val="22"/>
          </w:rPr>
          <w:t>four</w:t>
        </w:r>
        <w:r w:rsidR="00E23776" w:rsidRPr="00A3783C">
          <w:rPr>
            <w:rFonts w:ascii="Arial" w:hAnsi="Arial" w:cs="Arial"/>
            <w:color w:val="000000"/>
            <w:sz w:val="22"/>
            <w:szCs w:val="22"/>
          </w:rPr>
          <w:t xml:space="preserve"> </w:t>
        </w:r>
      </w:ins>
      <w:r w:rsidR="00C50DB2" w:rsidRPr="00A3783C">
        <w:rPr>
          <w:rFonts w:ascii="Arial" w:hAnsi="Arial" w:cs="Arial"/>
          <w:color w:val="000000"/>
          <w:sz w:val="22"/>
          <w:szCs w:val="22"/>
        </w:rPr>
        <w:t xml:space="preserve">treatment group subjects </w:t>
      </w:r>
      <w:del w:id="128" w:author="Herderschee, Hayley" w:date="2023-03-07T10:20:00Z">
        <w:r w:rsidR="00C50DB2" w:rsidRPr="00A3783C" w:rsidDel="008506E6">
          <w:rPr>
            <w:rFonts w:ascii="Arial" w:hAnsi="Arial" w:cs="Arial"/>
            <w:color w:val="000000"/>
            <w:sz w:val="22"/>
            <w:szCs w:val="22"/>
          </w:rPr>
          <w:delText xml:space="preserve">actually </w:delText>
        </w:r>
      </w:del>
      <w:r w:rsidR="00C50DB2" w:rsidRPr="00A3783C">
        <w:rPr>
          <w:rFonts w:ascii="Arial" w:hAnsi="Arial" w:cs="Arial"/>
          <w:color w:val="000000"/>
          <w:sz w:val="22"/>
          <w:szCs w:val="22"/>
        </w:rPr>
        <w:t xml:space="preserve">changed their minds at some point in the two weeks and </w:t>
      </w:r>
      <w:del w:id="129" w:author="Herderschee, Hayley" w:date="2023-03-07T10:20:00Z">
        <w:r w:rsidR="00C50DB2" w:rsidRPr="00A3783C" w:rsidDel="008506E6">
          <w:rPr>
            <w:rFonts w:ascii="Arial" w:hAnsi="Arial" w:cs="Arial"/>
            <w:color w:val="000000"/>
            <w:sz w:val="22"/>
            <w:szCs w:val="22"/>
          </w:rPr>
          <w:delText>made some change to</w:delText>
        </w:r>
      </w:del>
      <w:ins w:id="130" w:author="Herderschee, Hayley" w:date="2023-03-07T10:20:00Z">
        <w:r w:rsidR="008506E6">
          <w:rPr>
            <w:rFonts w:ascii="Arial" w:hAnsi="Arial" w:cs="Arial"/>
            <w:color w:val="000000"/>
            <w:sz w:val="22"/>
            <w:szCs w:val="22"/>
          </w:rPr>
          <w:t>changed</w:t>
        </w:r>
      </w:ins>
      <w:r w:rsidR="00C50DB2" w:rsidRPr="00A3783C">
        <w:rPr>
          <w:rFonts w:ascii="Arial" w:hAnsi="Arial" w:cs="Arial"/>
          <w:color w:val="000000"/>
          <w:sz w:val="22"/>
          <w:szCs w:val="22"/>
        </w:rPr>
        <w:t xml:space="preserve"> their study habits. </w:t>
      </w:r>
    </w:p>
    <w:p w14:paraId="78E680EB" w14:textId="77777777" w:rsidR="001761E8" w:rsidRPr="00A3783C" w:rsidRDefault="001761E8" w:rsidP="008506E6">
      <w:pPr>
        <w:pStyle w:val="NormalWeb"/>
        <w:spacing w:before="0" w:beforeAutospacing="0" w:after="0" w:afterAutospacing="0" w:line="360" w:lineRule="auto"/>
        <w:jc w:val="both"/>
        <w:rPr>
          <w:rFonts w:ascii="Arial" w:hAnsi="Arial" w:cs="Arial"/>
          <w:color w:val="000000"/>
          <w:sz w:val="22"/>
          <w:szCs w:val="22"/>
        </w:rPr>
      </w:pPr>
    </w:p>
    <w:p w14:paraId="4310E271" w14:textId="57136FE9" w:rsidR="005D48D9" w:rsidRPr="00A3783C" w:rsidRDefault="00AD3DFC" w:rsidP="008506E6">
      <w:pPr>
        <w:pStyle w:val="NormalWeb"/>
        <w:spacing w:before="0" w:beforeAutospacing="0" w:after="0" w:afterAutospacing="0" w:line="360" w:lineRule="auto"/>
        <w:jc w:val="both"/>
        <w:rPr>
          <w:rFonts w:ascii="Arial" w:hAnsi="Arial" w:cs="Arial"/>
          <w:sz w:val="22"/>
          <w:szCs w:val="22"/>
        </w:rPr>
      </w:pPr>
      <w:r w:rsidRPr="00A3783C">
        <w:rPr>
          <w:rFonts w:ascii="Arial" w:hAnsi="Arial" w:cs="Arial"/>
          <w:color w:val="000000"/>
          <w:sz w:val="22"/>
          <w:szCs w:val="22"/>
        </w:rPr>
        <w:t xml:space="preserve">To determine significance, </w:t>
      </w:r>
      <w:r w:rsidR="00C50DB2" w:rsidRPr="00A3783C">
        <w:rPr>
          <w:rFonts w:ascii="Arial" w:hAnsi="Arial" w:cs="Arial"/>
          <w:color w:val="000000"/>
          <w:sz w:val="22"/>
          <w:szCs w:val="22"/>
        </w:rPr>
        <w:t xml:space="preserve">I used </w:t>
      </w:r>
      <w:r w:rsidRPr="00A3783C">
        <w:rPr>
          <w:rFonts w:ascii="Arial" w:hAnsi="Arial" w:cs="Arial"/>
          <w:color w:val="000000"/>
          <w:sz w:val="22"/>
          <w:szCs w:val="22"/>
        </w:rPr>
        <w:t xml:space="preserve">a z-test </w:t>
      </w:r>
      <w:r w:rsidR="00C50DB2" w:rsidRPr="00A3783C">
        <w:rPr>
          <w:rFonts w:ascii="Arial" w:hAnsi="Arial" w:cs="Arial"/>
          <w:color w:val="000000"/>
          <w:sz w:val="22"/>
          <w:szCs w:val="22"/>
        </w:rPr>
        <w:t xml:space="preserve">to </w:t>
      </w:r>
      <w:r w:rsidR="001761E8" w:rsidRPr="00A3783C">
        <w:rPr>
          <w:rFonts w:ascii="Arial" w:hAnsi="Arial" w:cs="Arial"/>
          <w:color w:val="000000"/>
          <w:sz w:val="22"/>
          <w:szCs w:val="22"/>
        </w:rPr>
        <w:t>compare</w:t>
      </w:r>
      <w:r w:rsidR="00C50DB2" w:rsidRPr="00A3783C">
        <w:rPr>
          <w:rFonts w:ascii="Arial" w:hAnsi="Arial" w:cs="Arial"/>
          <w:color w:val="000000"/>
          <w:sz w:val="22"/>
          <w:szCs w:val="22"/>
        </w:rPr>
        <w:t xml:space="preserve"> </w:t>
      </w:r>
      <w:r w:rsidR="001761E8" w:rsidRPr="00A3783C">
        <w:rPr>
          <w:rFonts w:ascii="Arial" w:hAnsi="Arial" w:cs="Arial"/>
          <w:color w:val="000000"/>
          <w:sz w:val="22"/>
          <w:szCs w:val="22"/>
        </w:rPr>
        <w:t>the</w:t>
      </w:r>
      <w:r w:rsidRPr="00A3783C">
        <w:rPr>
          <w:rFonts w:ascii="Arial" w:hAnsi="Arial" w:cs="Arial"/>
          <w:color w:val="000000"/>
          <w:sz w:val="22"/>
          <w:szCs w:val="22"/>
        </w:rPr>
        <w:t xml:space="preserve"> proportion of subjects </w:t>
      </w:r>
      <w:r w:rsidR="00C50DB2" w:rsidRPr="00A3783C">
        <w:rPr>
          <w:rFonts w:ascii="Arial" w:hAnsi="Arial" w:cs="Arial"/>
          <w:color w:val="000000"/>
          <w:sz w:val="22"/>
          <w:szCs w:val="22"/>
        </w:rPr>
        <w:t xml:space="preserve">in each group </w:t>
      </w:r>
      <w:r w:rsidRPr="00A3783C">
        <w:rPr>
          <w:rFonts w:ascii="Arial" w:hAnsi="Arial" w:cs="Arial"/>
          <w:color w:val="000000"/>
          <w:sz w:val="22"/>
          <w:szCs w:val="22"/>
        </w:rPr>
        <w:t>who made initial commitments</w:t>
      </w:r>
      <w:r w:rsidR="00C50DB2" w:rsidRPr="00A3783C">
        <w:rPr>
          <w:rFonts w:ascii="Arial" w:hAnsi="Arial" w:cs="Arial"/>
          <w:color w:val="000000"/>
          <w:sz w:val="22"/>
          <w:szCs w:val="22"/>
        </w:rPr>
        <w:t xml:space="preserve"> </w:t>
      </w:r>
      <w:r w:rsidRPr="00A3783C">
        <w:rPr>
          <w:rFonts w:ascii="Arial" w:hAnsi="Arial" w:cs="Arial"/>
          <w:color w:val="000000"/>
          <w:sz w:val="22"/>
          <w:szCs w:val="22"/>
        </w:rPr>
        <w:t xml:space="preserve">to the proportion who </w:t>
      </w:r>
      <w:commentRangeStart w:id="131"/>
      <w:del w:id="132" w:author="Herderschee, Hayley" w:date="2023-03-07T10:20:00Z">
        <w:r w:rsidRPr="00A3783C" w:rsidDel="008506E6">
          <w:rPr>
            <w:rFonts w:ascii="Arial" w:hAnsi="Arial" w:cs="Arial"/>
            <w:color w:val="000000"/>
            <w:sz w:val="22"/>
            <w:szCs w:val="22"/>
          </w:rPr>
          <w:delText>actually</w:delText>
        </w:r>
      </w:del>
      <w:commentRangeEnd w:id="131"/>
      <w:r w:rsidR="008506E6">
        <w:rPr>
          <w:rStyle w:val="CommentReference"/>
        </w:rPr>
        <w:commentReference w:id="131"/>
      </w:r>
      <w:del w:id="133" w:author="Herderschee, Hayley" w:date="2023-03-07T10:20:00Z">
        <w:r w:rsidRPr="00A3783C" w:rsidDel="008506E6">
          <w:rPr>
            <w:rFonts w:ascii="Arial" w:hAnsi="Arial" w:cs="Arial"/>
            <w:color w:val="000000"/>
            <w:sz w:val="22"/>
            <w:szCs w:val="22"/>
          </w:rPr>
          <w:delText xml:space="preserve"> </w:delText>
        </w:r>
      </w:del>
      <w:r w:rsidRPr="00A3783C">
        <w:rPr>
          <w:rFonts w:ascii="Arial" w:hAnsi="Arial" w:cs="Arial"/>
          <w:color w:val="000000"/>
          <w:sz w:val="22"/>
          <w:szCs w:val="22"/>
        </w:rPr>
        <w:t>changed their habits</w:t>
      </w:r>
      <w:r w:rsidR="00C50DB2" w:rsidRPr="00A3783C">
        <w:rPr>
          <w:rFonts w:ascii="Arial" w:hAnsi="Arial" w:cs="Arial"/>
          <w:color w:val="000000"/>
          <w:sz w:val="22"/>
          <w:szCs w:val="22"/>
        </w:rPr>
        <w:t xml:space="preserve">. </w:t>
      </w:r>
      <w:commentRangeStart w:id="134"/>
      <w:r w:rsidR="00C50DB2" w:rsidRPr="00A3783C">
        <w:rPr>
          <w:rFonts w:ascii="Arial" w:hAnsi="Arial" w:cs="Arial"/>
          <w:color w:val="000000"/>
          <w:sz w:val="22"/>
          <w:szCs w:val="22"/>
        </w:rPr>
        <w:t>This</w:t>
      </w:r>
      <w:commentRangeEnd w:id="134"/>
      <w:r w:rsidR="008506E6">
        <w:rPr>
          <w:rStyle w:val="CommentReference"/>
        </w:rPr>
        <w:commentReference w:id="134"/>
      </w:r>
      <w:r w:rsidR="00C50DB2" w:rsidRPr="00A3783C">
        <w:rPr>
          <w:rFonts w:ascii="Arial" w:hAnsi="Arial" w:cs="Arial"/>
          <w:color w:val="000000"/>
          <w:sz w:val="22"/>
          <w:szCs w:val="22"/>
        </w:rPr>
        <w:t xml:space="preserve"> had a non-significant p-value of </w:t>
      </w:r>
      <w:r w:rsidRPr="00A3783C">
        <w:rPr>
          <w:rFonts w:ascii="Arial" w:hAnsi="Arial" w:cs="Arial"/>
          <w:color w:val="000000"/>
          <w:sz w:val="22"/>
          <w:szCs w:val="22"/>
        </w:rPr>
        <w:t>0.4956</w:t>
      </w:r>
      <w:r w:rsidR="00C50DB2" w:rsidRPr="00A3783C">
        <w:rPr>
          <w:rFonts w:ascii="Arial" w:hAnsi="Arial" w:cs="Arial"/>
          <w:color w:val="000000"/>
          <w:sz w:val="22"/>
          <w:szCs w:val="22"/>
        </w:rPr>
        <w:t xml:space="preserve"> </w:t>
      </w:r>
      <w:r w:rsidRPr="00A3783C">
        <w:rPr>
          <w:rFonts w:ascii="Arial" w:hAnsi="Arial" w:cs="Arial"/>
          <w:color w:val="000000"/>
          <w:sz w:val="22"/>
          <w:szCs w:val="22"/>
        </w:rPr>
        <w:t xml:space="preserve">(Figure </w:t>
      </w:r>
      <w:r w:rsidR="001F5B3C" w:rsidRPr="00A3783C">
        <w:rPr>
          <w:rFonts w:ascii="Arial" w:hAnsi="Arial" w:cs="Arial"/>
          <w:color w:val="000000"/>
          <w:sz w:val="22"/>
          <w:szCs w:val="22"/>
        </w:rPr>
        <w:t>3</w:t>
      </w:r>
      <w:r w:rsidRPr="00A3783C">
        <w:rPr>
          <w:rFonts w:ascii="Arial" w:hAnsi="Arial" w:cs="Arial"/>
          <w:color w:val="000000"/>
          <w:sz w:val="22"/>
          <w:szCs w:val="22"/>
        </w:rPr>
        <w:t>C). While not statistically significant, the practical significance of the results</w:t>
      </w:r>
      <w:r w:rsidR="00C50DB2" w:rsidRPr="00A3783C">
        <w:rPr>
          <w:rFonts w:ascii="Arial" w:hAnsi="Arial" w:cs="Arial"/>
          <w:color w:val="000000"/>
          <w:sz w:val="22"/>
          <w:szCs w:val="22"/>
        </w:rPr>
        <w:t>, including the reversed opinions of treatment group subjects,</w:t>
      </w:r>
      <w:r w:rsidR="00934121" w:rsidRPr="00A3783C">
        <w:rPr>
          <w:rFonts w:ascii="Arial" w:hAnsi="Arial" w:cs="Arial"/>
          <w:color w:val="000000"/>
          <w:sz w:val="22"/>
          <w:szCs w:val="22"/>
        </w:rPr>
        <w:t xml:space="preserve"> </w:t>
      </w:r>
      <w:r w:rsidRPr="00A3783C">
        <w:rPr>
          <w:rFonts w:ascii="Arial" w:hAnsi="Arial" w:cs="Arial"/>
          <w:color w:val="000000"/>
          <w:sz w:val="22"/>
          <w:szCs w:val="22"/>
        </w:rPr>
        <w:t xml:space="preserve">warrants further exploration. </w:t>
      </w:r>
    </w:p>
    <w:p w14:paraId="1C87451E" w14:textId="77777777" w:rsidR="005D48D9" w:rsidRPr="00A3783C" w:rsidRDefault="005D48D9" w:rsidP="008506E6">
      <w:pPr>
        <w:pStyle w:val="NormalWeb"/>
        <w:spacing w:before="0" w:beforeAutospacing="0" w:after="0" w:afterAutospacing="0" w:line="360" w:lineRule="auto"/>
        <w:jc w:val="both"/>
        <w:rPr>
          <w:rFonts w:ascii="Arial" w:hAnsi="Arial" w:cs="Arial"/>
          <w:color w:val="000000"/>
          <w:sz w:val="22"/>
          <w:szCs w:val="22"/>
        </w:rPr>
      </w:pPr>
    </w:p>
    <w:p w14:paraId="7997B672" w14:textId="57552FC7" w:rsidR="00AF0B5E" w:rsidRPr="00A3783C" w:rsidRDefault="00934121" w:rsidP="008506E6">
      <w:pPr>
        <w:pStyle w:val="NormalWeb"/>
        <w:spacing w:before="0" w:beforeAutospacing="0" w:after="0" w:afterAutospacing="0" w:line="360" w:lineRule="auto"/>
        <w:jc w:val="both"/>
        <w:rPr>
          <w:rFonts w:ascii="Arial" w:hAnsi="Arial" w:cs="Arial"/>
          <w:color w:val="000000"/>
          <w:sz w:val="22"/>
          <w:szCs w:val="22"/>
        </w:rPr>
      </w:pPr>
      <w:commentRangeStart w:id="135"/>
      <w:r w:rsidRPr="00A3783C">
        <w:rPr>
          <w:rFonts w:ascii="Arial" w:hAnsi="Arial" w:cs="Arial"/>
          <w:color w:val="000000"/>
          <w:sz w:val="22"/>
          <w:szCs w:val="22"/>
        </w:rPr>
        <w:t>Throughout the study, the number of subjects decreased</w:t>
      </w:r>
      <w:commentRangeEnd w:id="135"/>
      <w:r w:rsidR="00D66633">
        <w:rPr>
          <w:rStyle w:val="CommentReference"/>
        </w:rPr>
        <w:commentReference w:id="135"/>
      </w:r>
      <w:r w:rsidRPr="00A3783C">
        <w:rPr>
          <w:rFonts w:ascii="Arial" w:hAnsi="Arial" w:cs="Arial"/>
          <w:color w:val="000000"/>
          <w:sz w:val="22"/>
          <w:szCs w:val="22"/>
        </w:rPr>
        <w:t xml:space="preserve">. </w:t>
      </w:r>
      <w:commentRangeStart w:id="136"/>
      <w:r w:rsidRPr="00A3783C">
        <w:rPr>
          <w:rFonts w:ascii="Arial" w:hAnsi="Arial" w:cs="Arial"/>
          <w:color w:val="000000"/>
          <w:sz w:val="22"/>
          <w:szCs w:val="22"/>
        </w:rPr>
        <w:t>By the end of the study, I noticed the gender and grade demographics of the remaining subjects were</w:t>
      </w:r>
      <w:r w:rsidR="00AF3153" w:rsidRPr="00A3783C">
        <w:rPr>
          <w:rFonts w:ascii="Arial" w:hAnsi="Arial" w:cs="Arial"/>
          <w:color w:val="000000"/>
          <w:sz w:val="22"/>
          <w:szCs w:val="22"/>
        </w:rPr>
        <w:t xml:space="preserve"> very</w:t>
      </w:r>
      <w:r w:rsidRPr="00A3783C">
        <w:rPr>
          <w:rFonts w:ascii="Arial" w:hAnsi="Arial" w:cs="Arial"/>
          <w:color w:val="000000"/>
          <w:sz w:val="22"/>
          <w:szCs w:val="22"/>
        </w:rPr>
        <w:t xml:space="preserve"> different from the group who initially agreed to participate (Figure </w:t>
      </w:r>
      <w:r w:rsidR="00AF3153" w:rsidRPr="00A3783C">
        <w:rPr>
          <w:rFonts w:ascii="Arial" w:hAnsi="Arial" w:cs="Arial"/>
          <w:color w:val="000000"/>
          <w:sz w:val="22"/>
          <w:szCs w:val="22"/>
        </w:rPr>
        <w:t>4</w:t>
      </w:r>
      <w:r w:rsidRPr="00A3783C">
        <w:rPr>
          <w:rFonts w:ascii="Arial" w:hAnsi="Arial" w:cs="Arial"/>
          <w:color w:val="000000"/>
          <w:sz w:val="22"/>
          <w:szCs w:val="22"/>
        </w:rPr>
        <w:t xml:space="preserve">A, </w:t>
      </w:r>
      <w:r w:rsidR="00AF3153" w:rsidRPr="00A3783C">
        <w:rPr>
          <w:rFonts w:ascii="Arial" w:hAnsi="Arial" w:cs="Arial"/>
          <w:color w:val="000000"/>
          <w:sz w:val="22"/>
          <w:szCs w:val="22"/>
        </w:rPr>
        <w:t>4</w:t>
      </w:r>
      <w:r w:rsidRPr="00A3783C">
        <w:rPr>
          <w:rFonts w:ascii="Arial" w:hAnsi="Arial" w:cs="Arial"/>
          <w:color w:val="000000"/>
          <w:sz w:val="22"/>
          <w:szCs w:val="22"/>
        </w:rPr>
        <w:t>B). To determine if the change in demographic was significant, I used a series of chi-square tests. The expected counts for these tests were based on the proportion of subjects in each group who initially agreed to participate in the study</w:t>
      </w:r>
      <w:commentRangeEnd w:id="136"/>
      <w:r w:rsidR="009D449D">
        <w:rPr>
          <w:rStyle w:val="CommentReference"/>
        </w:rPr>
        <w:commentReference w:id="136"/>
      </w:r>
      <w:r w:rsidRPr="00A3783C">
        <w:rPr>
          <w:rFonts w:ascii="Arial" w:hAnsi="Arial" w:cs="Arial"/>
          <w:color w:val="000000"/>
          <w:sz w:val="22"/>
          <w:szCs w:val="22"/>
        </w:rPr>
        <w:t>.</w:t>
      </w:r>
    </w:p>
    <w:p w14:paraId="3177F174" w14:textId="77777777" w:rsidR="00AF0B5E" w:rsidRPr="00A3783C" w:rsidRDefault="00AF0B5E" w:rsidP="008506E6">
      <w:pPr>
        <w:pStyle w:val="NormalWeb"/>
        <w:spacing w:before="0" w:beforeAutospacing="0" w:after="0" w:afterAutospacing="0" w:line="360" w:lineRule="auto"/>
        <w:jc w:val="both"/>
        <w:rPr>
          <w:rFonts w:ascii="Arial" w:hAnsi="Arial" w:cs="Arial"/>
          <w:color w:val="000000"/>
          <w:sz w:val="22"/>
          <w:szCs w:val="22"/>
        </w:rPr>
      </w:pPr>
    </w:p>
    <w:p w14:paraId="4F6A7F01" w14:textId="245A11AB" w:rsidR="00AF3153" w:rsidRPr="00A3783C" w:rsidRDefault="009D449D" w:rsidP="008506E6">
      <w:pPr>
        <w:pStyle w:val="NormalWeb"/>
        <w:spacing w:before="0" w:beforeAutospacing="0" w:after="0" w:afterAutospacing="0" w:line="360" w:lineRule="auto"/>
        <w:jc w:val="both"/>
        <w:rPr>
          <w:rFonts w:ascii="Arial" w:hAnsi="Arial" w:cs="Arial"/>
          <w:color w:val="000000"/>
          <w:sz w:val="22"/>
          <w:szCs w:val="22"/>
        </w:rPr>
      </w:pPr>
      <w:ins w:id="137" w:author="Mollie Harrison" w:date="2023-04-03T20:55:00Z">
        <w:r>
          <w:rPr>
            <w:rFonts w:ascii="Arial" w:hAnsi="Arial" w:cs="Arial"/>
            <w:color w:val="000000"/>
            <w:sz w:val="22"/>
            <w:szCs w:val="22"/>
          </w:rPr>
          <w:t>T</w:t>
        </w:r>
      </w:ins>
      <w:del w:id="138" w:author="Mollie Harrison" w:date="2023-04-03T20:55:00Z">
        <w:r w:rsidR="00AF3153" w:rsidRPr="00A3783C" w:rsidDel="009D449D">
          <w:rPr>
            <w:rFonts w:ascii="Arial" w:hAnsi="Arial" w:cs="Arial"/>
            <w:color w:val="000000"/>
            <w:sz w:val="22"/>
            <w:szCs w:val="22"/>
          </w:rPr>
          <w:delText xml:space="preserve">Despite the clear </w:delText>
        </w:r>
        <w:r w:rsidR="00AF0B5E" w:rsidRPr="00A3783C" w:rsidDel="009D449D">
          <w:rPr>
            <w:rFonts w:ascii="Arial" w:hAnsi="Arial" w:cs="Arial"/>
            <w:color w:val="000000"/>
            <w:sz w:val="22"/>
            <w:szCs w:val="22"/>
          </w:rPr>
          <w:delText>visual</w:delText>
        </w:r>
        <w:r w:rsidR="00AF3153" w:rsidRPr="00A3783C" w:rsidDel="009D449D">
          <w:rPr>
            <w:rFonts w:ascii="Arial" w:hAnsi="Arial" w:cs="Arial"/>
            <w:color w:val="000000"/>
            <w:sz w:val="22"/>
            <w:szCs w:val="22"/>
          </w:rPr>
          <w:delText xml:space="preserve"> change</w:delText>
        </w:r>
        <w:r w:rsidR="00AF0B5E" w:rsidRPr="00A3783C" w:rsidDel="009D449D">
          <w:rPr>
            <w:rFonts w:ascii="Arial" w:hAnsi="Arial" w:cs="Arial"/>
            <w:color w:val="000000"/>
            <w:sz w:val="22"/>
            <w:szCs w:val="22"/>
          </w:rPr>
          <w:delText xml:space="preserve">, </w:delText>
        </w:r>
        <w:r w:rsidR="00AF3153" w:rsidRPr="00A3783C" w:rsidDel="009D449D">
          <w:rPr>
            <w:rFonts w:ascii="Arial" w:hAnsi="Arial" w:cs="Arial"/>
            <w:color w:val="000000"/>
            <w:sz w:val="22"/>
            <w:szCs w:val="22"/>
          </w:rPr>
          <w:delText>t</w:delText>
        </w:r>
      </w:del>
      <w:r w:rsidR="00AF3153" w:rsidRPr="00A3783C">
        <w:rPr>
          <w:rFonts w:ascii="Arial" w:hAnsi="Arial" w:cs="Arial"/>
          <w:color w:val="000000"/>
          <w:sz w:val="22"/>
          <w:szCs w:val="22"/>
        </w:rPr>
        <w:t xml:space="preserve">here </w:t>
      </w:r>
      <w:del w:id="139" w:author="Amber Abbott" w:date="2023-03-13T19:10:00Z">
        <w:r w:rsidR="00AF3153" w:rsidRPr="00A3783C" w:rsidDel="00E23776">
          <w:rPr>
            <w:rFonts w:ascii="Arial" w:hAnsi="Arial" w:cs="Arial"/>
            <w:color w:val="000000"/>
            <w:sz w:val="22"/>
            <w:szCs w:val="22"/>
          </w:rPr>
          <w:delText xml:space="preserve">is </w:delText>
        </w:r>
      </w:del>
      <w:ins w:id="140" w:author="Amber Abbott" w:date="2023-03-13T19:10:00Z">
        <w:r w:rsidR="00E23776">
          <w:rPr>
            <w:rFonts w:ascii="Arial" w:hAnsi="Arial" w:cs="Arial"/>
            <w:color w:val="000000"/>
            <w:sz w:val="22"/>
            <w:szCs w:val="22"/>
          </w:rPr>
          <w:t>wa</w:t>
        </w:r>
        <w:r w:rsidR="00E23776" w:rsidRPr="00A3783C">
          <w:rPr>
            <w:rFonts w:ascii="Arial" w:hAnsi="Arial" w:cs="Arial"/>
            <w:color w:val="000000"/>
            <w:sz w:val="22"/>
            <w:szCs w:val="22"/>
          </w:rPr>
          <w:t xml:space="preserve">s </w:t>
        </w:r>
      </w:ins>
      <w:r w:rsidR="00AF3153" w:rsidRPr="00A3783C">
        <w:rPr>
          <w:rFonts w:ascii="Arial" w:hAnsi="Arial" w:cs="Arial"/>
          <w:color w:val="000000"/>
          <w:sz w:val="22"/>
          <w:szCs w:val="22"/>
        </w:rPr>
        <w:t xml:space="preserve">no statistical significance to the change in grade demographics from agreeing to participate </w:t>
      </w:r>
      <w:ins w:id="141" w:author="Mollie Harrison" w:date="2023-04-03T20:55:00Z">
        <w:r>
          <w:rPr>
            <w:rFonts w:ascii="Arial" w:hAnsi="Arial" w:cs="Arial"/>
            <w:color w:val="000000"/>
            <w:sz w:val="22"/>
            <w:szCs w:val="22"/>
          </w:rPr>
          <w:t>and</w:t>
        </w:r>
      </w:ins>
      <w:del w:id="142" w:author="Mollie Harrison" w:date="2023-04-03T20:55:00Z">
        <w:r w:rsidR="00AF3153" w:rsidRPr="00A3783C" w:rsidDel="009D449D">
          <w:rPr>
            <w:rFonts w:ascii="Arial" w:hAnsi="Arial" w:cs="Arial"/>
            <w:color w:val="000000"/>
            <w:sz w:val="22"/>
            <w:szCs w:val="22"/>
          </w:rPr>
          <w:delText>to</w:delText>
        </w:r>
      </w:del>
      <w:r w:rsidR="00AF3153" w:rsidRPr="00A3783C">
        <w:rPr>
          <w:rFonts w:ascii="Arial" w:hAnsi="Arial" w:cs="Arial"/>
          <w:color w:val="000000"/>
          <w:sz w:val="22"/>
          <w:szCs w:val="22"/>
        </w:rPr>
        <w:t xml:space="preserve"> signing the consent form (p = 0.199), to completing the pre-intervention survey (p = 0.128), to completing their interventions (p = 0.142), to completing the post-intervention survey (p = 0.09). </w:t>
      </w:r>
      <w:commentRangeStart w:id="143"/>
      <w:r w:rsidR="000A4F5B">
        <w:rPr>
          <w:rFonts w:ascii="Arial" w:hAnsi="Arial" w:cs="Arial"/>
          <w:color w:val="000000"/>
          <w:sz w:val="22"/>
          <w:szCs w:val="22"/>
        </w:rPr>
        <w:t>H</w:t>
      </w:r>
      <w:r w:rsidR="00AF3153" w:rsidRPr="00A3783C">
        <w:rPr>
          <w:rFonts w:ascii="Arial" w:hAnsi="Arial" w:cs="Arial"/>
          <w:color w:val="000000"/>
          <w:sz w:val="22"/>
          <w:szCs w:val="22"/>
        </w:rPr>
        <w:t>owever, the p-values are quickly approaching significance</w:t>
      </w:r>
      <w:commentRangeEnd w:id="143"/>
      <w:r>
        <w:rPr>
          <w:rStyle w:val="CommentReference"/>
        </w:rPr>
        <w:commentReference w:id="143"/>
      </w:r>
      <w:ins w:id="144" w:author="Herderschee, Hayley" w:date="2023-03-07T10:23:00Z">
        <w:r w:rsidR="008506E6">
          <w:rPr>
            <w:rFonts w:ascii="Arial" w:hAnsi="Arial" w:cs="Arial"/>
            <w:color w:val="000000"/>
            <w:sz w:val="22"/>
            <w:szCs w:val="22"/>
          </w:rPr>
          <w:t>,</w:t>
        </w:r>
      </w:ins>
      <w:r w:rsidR="00AF3153" w:rsidRPr="00A3783C">
        <w:rPr>
          <w:rFonts w:ascii="Arial" w:hAnsi="Arial" w:cs="Arial"/>
          <w:color w:val="000000"/>
          <w:sz w:val="22"/>
          <w:szCs w:val="22"/>
        </w:rPr>
        <w:t xml:space="preserve"> and there is </w:t>
      </w:r>
      <w:commentRangeStart w:id="145"/>
      <w:r w:rsidR="00AF3153" w:rsidRPr="00A3783C">
        <w:rPr>
          <w:rFonts w:ascii="Arial" w:hAnsi="Arial" w:cs="Arial"/>
          <w:color w:val="000000"/>
          <w:sz w:val="22"/>
          <w:szCs w:val="22"/>
        </w:rPr>
        <w:t xml:space="preserve">practical significance </w:t>
      </w:r>
      <w:commentRangeEnd w:id="145"/>
      <w:r>
        <w:rPr>
          <w:rStyle w:val="CommentReference"/>
        </w:rPr>
        <w:commentReference w:id="145"/>
      </w:r>
      <w:r w:rsidR="00AF3153" w:rsidRPr="00A3783C">
        <w:rPr>
          <w:rFonts w:ascii="Arial" w:hAnsi="Arial" w:cs="Arial"/>
          <w:color w:val="000000"/>
          <w:sz w:val="22"/>
          <w:szCs w:val="22"/>
        </w:rPr>
        <w:t>to the sharp decrease in participation of subjects in 11</w:t>
      </w:r>
      <w:r w:rsidR="00AF3153" w:rsidRPr="00A3783C">
        <w:rPr>
          <w:rFonts w:ascii="Arial" w:hAnsi="Arial" w:cs="Arial"/>
          <w:color w:val="000000"/>
          <w:sz w:val="22"/>
          <w:szCs w:val="22"/>
          <w:vertAlign w:val="superscript"/>
        </w:rPr>
        <w:t>th</w:t>
      </w:r>
      <w:r w:rsidR="00AF3153" w:rsidRPr="00A3783C">
        <w:rPr>
          <w:rFonts w:ascii="Arial" w:hAnsi="Arial" w:cs="Arial"/>
          <w:color w:val="000000"/>
          <w:sz w:val="22"/>
          <w:szCs w:val="22"/>
        </w:rPr>
        <w:t xml:space="preserve"> and 12</w:t>
      </w:r>
      <w:r w:rsidR="00AF3153" w:rsidRPr="00A3783C">
        <w:rPr>
          <w:rFonts w:ascii="Arial" w:hAnsi="Arial" w:cs="Arial"/>
          <w:color w:val="000000"/>
          <w:sz w:val="22"/>
          <w:szCs w:val="22"/>
          <w:vertAlign w:val="superscript"/>
        </w:rPr>
        <w:t>th</w:t>
      </w:r>
      <w:r w:rsidR="00AF3153" w:rsidRPr="00A3783C">
        <w:rPr>
          <w:rFonts w:ascii="Arial" w:hAnsi="Arial" w:cs="Arial"/>
          <w:color w:val="000000"/>
          <w:sz w:val="22"/>
          <w:szCs w:val="22"/>
        </w:rPr>
        <w:t xml:space="preserve"> grade (Figure 4C). </w:t>
      </w:r>
      <w:commentRangeStart w:id="146"/>
      <w:proofErr w:type="gramStart"/>
      <w:r w:rsidR="00AF3153" w:rsidRPr="00A3783C">
        <w:rPr>
          <w:rFonts w:ascii="Arial" w:hAnsi="Arial" w:cs="Arial"/>
          <w:color w:val="000000"/>
          <w:sz w:val="22"/>
          <w:szCs w:val="22"/>
        </w:rPr>
        <w:t>Similarly</w:t>
      </w:r>
      <w:proofErr w:type="gramEnd"/>
      <w:r w:rsidR="00AF3153" w:rsidRPr="00A3783C">
        <w:rPr>
          <w:rFonts w:ascii="Arial" w:hAnsi="Arial" w:cs="Arial"/>
          <w:color w:val="000000"/>
          <w:sz w:val="22"/>
          <w:szCs w:val="22"/>
        </w:rPr>
        <w:t xml:space="preserve"> to subject grades, </w:t>
      </w:r>
      <w:r w:rsidR="00AF0B5E" w:rsidRPr="00A3783C">
        <w:rPr>
          <w:rFonts w:ascii="Arial" w:hAnsi="Arial" w:cs="Arial"/>
          <w:color w:val="000000"/>
          <w:sz w:val="22"/>
          <w:szCs w:val="22"/>
        </w:rPr>
        <w:t xml:space="preserve">there </w:t>
      </w:r>
      <w:ins w:id="147" w:author="Mollie Harrison" w:date="2023-04-03T20:58:00Z">
        <w:r>
          <w:rPr>
            <w:rFonts w:ascii="Arial" w:hAnsi="Arial" w:cs="Arial"/>
            <w:color w:val="000000"/>
            <w:sz w:val="22"/>
            <w:szCs w:val="22"/>
          </w:rPr>
          <w:t>wa</w:t>
        </w:r>
      </w:ins>
      <w:del w:id="148" w:author="Mollie Harrison" w:date="2023-04-03T20:58:00Z">
        <w:r w:rsidR="00AF0B5E" w:rsidRPr="00A3783C" w:rsidDel="009D449D">
          <w:rPr>
            <w:rFonts w:ascii="Arial" w:hAnsi="Arial" w:cs="Arial"/>
            <w:color w:val="000000"/>
            <w:sz w:val="22"/>
            <w:szCs w:val="22"/>
          </w:rPr>
          <w:delText>i</w:delText>
        </w:r>
      </w:del>
      <w:r w:rsidR="00AF0B5E" w:rsidRPr="00A3783C">
        <w:rPr>
          <w:rFonts w:ascii="Arial" w:hAnsi="Arial" w:cs="Arial"/>
          <w:color w:val="000000"/>
          <w:sz w:val="22"/>
          <w:szCs w:val="22"/>
        </w:rPr>
        <w:t xml:space="preserve">s no significance to the changing proportion of female and male subjects at each stage of the experiment, from </w:t>
      </w:r>
      <w:r w:rsidR="00537FBE" w:rsidRPr="00A3783C">
        <w:rPr>
          <w:rFonts w:ascii="Arial" w:hAnsi="Arial" w:cs="Arial"/>
          <w:color w:val="000000"/>
          <w:sz w:val="22"/>
          <w:szCs w:val="22"/>
        </w:rPr>
        <w:t xml:space="preserve">agreeing to participate to </w:t>
      </w:r>
      <w:r w:rsidR="00AF0B5E" w:rsidRPr="00A3783C">
        <w:rPr>
          <w:rFonts w:ascii="Arial" w:hAnsi="Arial" w:cs="Arial"/>
          <w:color w:val="000000"/>
          <w:sz w:val="22"/>
          <w:szCs w:val="22"/>
        </w:rPr>
        <w:t>signing the consent form (p = 0.977)</w:t>
      </w:r>
      <w:del w:id="149" w:author="Herderschee, Hayley" w:date="2023-03-07T10:23:00Z">
        <w:r w:rsidR="00AF0B5E" w:rsidRPr="00A3783C" w:rsidDel="008506E6">
          <w:rPr>
            <w:rFonts w:ascii="Arial" w:hAnsi="Arial" w:cs="Arial"/>
            <w:color w:val="000000"/>
            <w:sz w:val="22"/>
            <w:szCs w:val="22"/>
          </w:rPr>
          <w:delText>,</w:delText>
        </w:r>
      </w:del>
      <w:r w:rsidR="00AF0B5E" w:rsidRPr="00A3783C">
        <w:rPr>
          <w:rFonts w:ascii="Arial" w:hAnsi="Arial" w:cs="Arial"/>
          <w:color w:val="000000"/>
          <w:sz w:val="22"/>
          <w:szCs w:val="22"/>
        </w:rPr>
        <w:t xml:space="preserve"> to completing the pre-intervention survey (p = 0.628), to completing their intervention (p = 0.766), to completing the follow-up survey (p = 0.382) (Figure </w:t>
      </w:r>
      <w:r w:rsidR="00AF3153" w:rsidRPr="00A3783C">
        <w:rPr>
          <w:rFonts w:ascii="Arial" w:hAnsi="Arial" w:cs="Arial"/>
          <w:color w:val="000000"/>
          <w:sz w:val="22"/>
          <w:szCs w:val="22"/>
        </w:rPr>
        <w:t>4</w:t>
      </w:r>
      <w:r w:rsidR="00AF0B5E" w:rsidRPr="00A3783C">
        <w:rPr>
          <w:rFonts w:ascii="Arial" w:hAnsi="Arial" w:cs="Arial"/>
          <w:color w:val="000000"/>
          <w:sz w:val="22"/>
          <w:szCs w:val="22"/>
        </w:rPr>
        <w:t xml:space="preserve">D). </w:t>
      </w:r>
      <w:commentRangeEnd w:id="146"/>
      <w:r w:rsidR="008506E6">
        <w:rPr>
          <w:rStyle w:val="CommentReference"/>
        </w:rPr>
        <w:commentReference w:id="146"/>
      </w:r>
    </w:p>
    <w:p w14:paraId="22770E31" w14:textId="4C68246C" w:rsidR="00C27A29" w:rsidRPr="00A3783C" w:rsidRDefault="00C27A29" w:rsidP="008506E6">
      <w:pPr>
        <w:spacing w:line="360" w:lineRule="auto"/>
        <w:jc w:val="both"/>
        <w:rPr>
          <w:sz w:val="22"/>
          <w:szCs w:val="22"/>
        </w:rPr>
      </w:pPr>
    </w:p>
    <w:p w14:paraId="2FB9E637" w14:textId="77777777" w:rsidR="00537FBE" w:rsidRPr="00A3783C" w:rsidRDefault="00537FBE" w:rsidP="008506E6">
      <w:pPr>
        <w:spacing w:line="360" w:lineRule="auto"/>
        <w:jc w:val="both"/>
        <w:rPr>
          <w:rFonts w:ascii="Arial" w:eastAsia="Arial" w:hAnsi="Arial" w:cs="Arial"/>
          <w:sz w:val="22"/>
          <w:szCs w:val="22"/>
        </w:rPr>
      </w:pPr>
      <w:r w:rsidRPr="00A3783C">
        <w:rPr>
          <w:rFonts w:ascii="Arial" w:eastAsia="Arial" w:hAnsi="Arial" w:cs="Arial"/>
          <w:b/>
          <w:sz w:val="22"/>
          <w:szCs w:val="22"/>
        </w:rPr>
        <w:t>DISCUSSION</w:t>
      </w:r>
    </w:p>
    <w:p w14:paraId="41E3F7FA" w14:textId="27F261BC" w:rsidR="00537FBE" w:rsidRPr="00A3783C" w:rsidRDefault="00537FBE"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lastRenderedPageBreak/>
        <w:t>This experiment aimed to determine whether students would be more likely to change their electronic use behavior while studying if they witnessed its effects first-hand or learned by reading about them</w:t>
      </w:r>
      <w:r w:rsidR="00C268BE" w:rsidRPr="00A3783C">
        <w:rPr>
          <w:rFonts w:ascii="Arial" w:eastAsia="Arial" w:hAnsi="Arial" w:cs="Arial"/>
          <w:iCs/>
          <w:sz w:val="22"/>
          <w:szCs w:val="22"/>
        </w:rPr>
        <w:t xml:space="preserve"> through an intervention</w:t>
      </w:r>
      <w:r w:rsidRPr="00A3783C">
        <w:rPr>
          <w:rFonts w:ascii="Arial" w:eastAsia="Arial" w:hAnsi="Arial" w:cs="Arial"/>
          <w:iCs/>
          <w:sz w:val="22"/>
          <w:szCs w:val="22"/>
        </w:rPr>
        <w:t xml:space="preserve">. </w:t>
      </w:r>
      <w:r w:rsidR="00C268BE" w:rsidRPr="00A3783C">
        <w:rPr>
          <w:rFonts w:ascii="Arial" w:eastAsia="Arial" w:hAnsi="Arial" w:cs="Arial"/>
          <w:iCs/>
          <w:sz w:val="22"/>
          <w:szCs w:val="22"/>
        </w:rPr>
        <w:t>Two weeks after their interventions, subjects were then re-surveyed to determine if they</w:t>
      </w:r>
      <w:ins w:id="150" w:author="Amber Abbott" w:date="2023-03-13T19:11:00Z">
        <w:r w:rsidR="00E23776">
          <w:rPr>
            <w:rFonts w:ascii="Arial" w:eastAsia="Arial" w:hAnsi="Arial" w:cs="Arial"/>
            <w:iCs/>
            <w:sz w:val="22"/>
            <w:szCs w:val="22"/>
          </w:rPr>
          <w:t xml:space="preserve"> had</w:t>
        </w:r>
      </w:ins>
      <w:del w:id="151" w:author="Amber Abbott" w:date="2023-03-13T19:11:00Z">
        <w:r w:rsidR="00C268BE" w:rsidRPr="00A3783C" w:rsidDel="00E23776">
          <w:rPr>
            <w:rFonts w:ascii="Arial" w:eastAsia="Arial" w:hAnsi="Arial" w:cs="Arial"/>
            <w:iCs/>
            <w:sz w:val="22"/>
            <w:szCs w:val="22"/>
          </w:rPr>
          <w:delText>’d</w:delText>
        </w:r>
      </w:del>
      <w:r w:rsidR="00C268BE" w:rsidRPr="00A3783C">
        <w:rPr>
          <w:rFonts w:ascii="Arial" w:eastAsia="Arial" w:hAnsi="Arial" w:cs="Arial"/>
          <w:iCs/>
          <w:sz w:val="22"/>
          <w:szCs w:val="22"/>
        </w:rPr>
        <w:t xml:space="preserve"> changed their studying habits</w:t>
      </w:r>
      <w:del w:id="152" w:author="Herderschee, Hayley" w:date="2023-03-07T10:25:00Z">
        <w:r w:rsidR="00C268BE" w:rsidRPr="00A3783C" w:rsidDel="008506E6">
          <w:rPr>
            <w:rFonts w:ascii="Arial" w:eastAsia="Arial" w:hAnsi="Arial" w:cs="Arial"/>
            <w:iCs/>
            <w:sz w:val="22"/>
            <w:szCs w:val="22"/>
          </w:rPr>
          <w:delText xml:space="preserve"> in any way</w:delText>
        </w:r>
      </w:del>
      <w:r w:rsidR="00C268BE" w:rsidRPr="00A3783C">
        <w:rPr>
          <w:rFonts w:ascii="Arial" w:eastAsia="Arial" w:hAnsi="Arial" w:cs="Arial"/>
          <w:iCs/>
          <w:sz w:val="22"/>
          <w:szCs w:val="22"/>
        </w:rPr>
        <w:t xml:space="preserve">.  </w:t>
      </w:r>
    </w:p>
    <w:p w14:paraId="524A2D08" w14:textId="1C1E7353" w:rsidR="00C27A29" w:rsidRPr="00A3783C" w:rsidRDefault="00C27A29" w:rsidP="008506E6">
      <w:pPr>
        <w:spacing w:line="360" w:lineRule="auto"/>
        <w:jc w:val="both"/>
        <w:rPr>
          <w:sz w:val="22"/>
          <w:szCs w:val="22"/>
        </w:rPr>
      </w:pPr>
    </w:p>
    <w:p w14:paraId="22696326" w14:textId="2B0FDABC" w:rsidR="001174AF" w:rsidRPr="00A3783C" w:rsidRDefault="00C268BE" w:rsidP="008506E6">
      <w:pPr>
        <w:pStyle w:val="NormalWeb"/>
        <w:spacing w:before="0" w:beforeAutospacing="0" w:after="0" w:afterAutospacing="0" w:line="360" w:lineRule="auto"/>
        <w:jc w:val="both"/>
        <w:rPr>
          <w:rFonts w:ascii="Arial" w:eastAsia="Arial" w:hAnsi="Arial" w:cs="Arial"/>
          <w:iCs/>
          <w:sz w:val="22"/>
          <w:szCs w:val="22"/>
        </w:rPr>
      </w:pPr>
      <w:r w:rsidRPr="00A3783C">
        <w:rPr>
          <w:rFonts w:ascii="Arial" w:eastAsia="Arial" w:hAnsi="Arial" w:cs="Arial"/>
          <w:iCs/>
          <w:sz w:val="22"/>
          <w:szCs w:val="22"/>
        </w:rPr>
        <w:t>The results show</w:t>
      </w:r>
      <w:del w:id="153" w:author="Amber Abbott" w:date="2023-03-13T19:12:00Z">
        <w:r w:rsidRPr="00A3783C" w:rsidDel="00E23776">
          <w:rPr>
            <w:rFonts w:ascii="Arial" w:eastAsia="Arial" w:hAnsi="Arial" w:cs="Arial"/>
            <w:iCs/>
            <w:sz w:val="22"/>
            <w:szCs w:val="22"/>
          </w:rPr>
          <w:delText xml:space="preserve"> that</w:delText>
        </w:r>
      </w:del>
      <w:del w:id="154" w:author="Herderschee, Hayley" w:date="2023-03-07T10:25:00Z">
        <w:r w:rsidRPr="00A3783C" w:rsidDel="008506E6">
          <w:rPr>
            <w:rFonts w:ascii="Arial" w:eastAsia="Arial" w:hAnsi="Arial" w:cs="Arial"/>
            <w:iCs/>
            <w:sz w:val="22"/>
            <w:szCs w:val="22"/>
          </w:rPr>
          <w:delText>, following the seductive detail effect, electronic distractions have a statistically significant effect on verbal memory</w:delText>
        </w:r>
      </w:del>
      <w:ins w:id="155" w:author="Herderschee, Hayley" w:date="2023-03-07T10:25:00Z">
        <w:r w:rsidR="008506E6">
          <w:rPr>
            <w:rFonts w:ascii="Arial" w:eastAsia="Arial" w:hAnsi="Arial" w:cs="Arial"/>
            <w:iCs/>
            <w:sz w:val="22"/>
            <w:szCs w:val="22"/>
          </w:rPr>
          <w:t xml:space="preserve"> </w:t>
        </w:r>
        <w:del w:id="156" w:author="Amber Abbott" w:date="2023-03-13T19:12:00Z">
          <w:r w:rsidR="008506E6" w:rsidDel="00E23776">
            <w:rPr>
              <w:rFonts w:ascii="Arial" w:eastAsia="Arial" w:hAnsi="Arial" w:cs="Arial"/>
              <w:iCs/>
              <w:sz w:val="22"/>
              <w:szCs w:val="22"/>
            </w:rPr>
            <w:delText xml:space="preserve">electronic distractions have </w:delText>
          </w:r>
        </w:del>
        <w:r w:rsidR="008506E6">
          <w:rPr>
            <w:rFonts w:ascii="Arial" w:eastAsia="Arial" w:hAnsi="Arial" w:cs="Arial"/>
            <w:iCs/>
            <w:sz w:val="22"/>
            <w:szCs w:val="22"/>
          </w:rPr>
          <w:t xml:space="preserve">a statistically significant effect </w:t>
        </w:r>
      </w:ins>
      <w:ins w:id="157" w:author="Amber Abbott" w:date="2023-03-13T19:12:00Z">
        <w:r w:rsidR="00E23776">
          <w:rPr>
            <w:rFonts w:ascii="Arial" w:eastAsia="Arial" w:hAnsi="Arial" w:cs="Arial"/>
            <w:iCs/>
            <w:sz w:val="22"/>
            <w:szCs w:val="22"/>
          </w:rPr>
          <w:t xml:space="preserve">of electronic distractions </w:t>
        </w:r>
      </w:ins>
      <w:ins w:id="158" w:author="Herderschee, Hayley" w:date="2023-03-07T10:25:00Z">
        <w:r w:rsidR="008506E6">
          <w:rPr>
            <w:rFonts w:ascii="Arial" w:eastAsia="Arial" w:hAnsi="Arial" w:cs="Arial"/>
            <w:iCs/>
            <w:sz w:val="22"/>
            <w:szCs w:val="22"/>
          </w:rPr>
          <w:t xml:space="preserve">on verbal memory following the </w:t>
        </w:r>
        <w:commentRangeStart w:id="159"/>
        <w:r w:rsidR="008506E6">
          <w:rPr>
            <w:rFonts w:ascii="Arial" w:eastAsia="Arial" w:hAnsi="Arial" w:cs="Arial"/>
            <w:iCs/>
            <w:sz w:val="22"/>
            <w:szCs w:val="22"/>
          </w:rPr>
          <w:t xml:space="preserve">seductive detail </w:t>
        </w:r>
        <w:proofErr w:type="spellStart"/>
        <w:r w:rsidR="008506E6">
          <w:rPr>
            <w:rFonts w:ascii="Arial" w:eastAsia="Arial" w:hAnsi="Arial" w:cs="Arial"/>
            <w:iCs/>
            <w:sz w:val="22"/>
            <w:szCs w:val="22"/>
          </w:rPr>
          <w:t>effect</w:t>
        </w:r>
      </w:ins>
      <w:commentRangeEnd w:id="159"/>
      <w:r w:rsidR="009D449D">
        <w:rPr>
          <w:rStyle w:val="CommentReference"/>
        </w:rPr>
        <w:commentReference w:id="159"/>
      </w:r>
      <w:ins w:id="160" w:author="Mollie Harrison" w:date="2023-04-03T20:59:00Z">
        <w:r w:rsidR="009D449D">
          <w:rPr>
            <w:rFonts w:ascii="Arial" w:eastAsia="Arial" w:hAnsi="Arial" w:cs="Arial"/>
            <w:iCs/>
            <w:sz w:val="22"/>
            <w:szCs w:val="22"/>
          </w:rPr>
          <w:t>W</w:t>
        </w:r>
      </w:ins>
      <w:proofErr w:type="spellEnd"/>
      <w:r w:rsidRPr="00A3783C">
        <w:rPr>
          <w:rFonts w:ascii="Arial" w:eastAsia="Arial" w:hAnsi="Arial" w:cs="Arial"/>
          <w:iCs/>
          <w:sz w:val="22"/>
          <w:szCs w:val="22"/>
        </w:rPr>
        <w:t xml:space="preserve">. However, there </w:t>
      </w:r>
      <w:del w:id="161" w:author="Amber Abbott" w:date="2023-03-13T19:12:00Z">
        <w:r w:rsidRPr="00A3783C" w:rsidDel="00E23776">
          <w:rPr>
            <w:rFonts w:ascii="Arial" w:eastAsia="Arial" w:hAnsi="Arial" w:cs="Arial"/>
            <w:iCs/>
            <w:sz w:val="22"/>
            <w:szCs w:val="22"/>
          </w:rPr>
          <w:delText>seems to be</w:delText>
        </w:r>
      </w:del>
      <w:ins w:id="162" w:author="Amber Abbott" w:date="2023-03-13T19:12:00Z">
        <w:r w:rsidR="00E23776">
          <w:rPr>
            <w:rFonts w:ascii="Arial" w:eastAsia="Arial" w:hAnsi="Arial" w:cs="Arial"/>
            <w:iCs/>
            <w:sz w:val="22"/>
            <w:szCs w:val="22"/>
          </w:rPr>
          <w:t>was</w:t>
        </w:r>
      </w:ins>
      <w:r w:rsidRPr="00A3783C">
        <w:rPr>
          <w:rFonts w:ascii="Arial" w:eastAsia="Arial" w:hAnsi="Arial" w:cs="Arial"/>
          <w:iCs/>
          <w:sz w:val="22"/>
          <w:szCs w:val="22"/>
        </w:rPr>
        <w:t xml:space="preserve"> no effect on visual memory, </w:t>
      </w:r>
      <w:del w:id="163" w:author="Herderschee, Hayley" w:date="2023-03-07T10:26:00Z">
        <w:r w:rsidRPr="00A3783C" w:rsidDel="008506E6">
          <w:rPr>
            <w:rFonts w:ascii="Arial" w:eastAsia="Arial" w:hAnsi="Arial" w:cs="Arial"/>
            <w:iCs/>
            <w:sz w:val="22"/>
            <w:szCs w:val="22"/>
          </w:rPr>
          <w:delText>which discourages</w:delText>
        </w:r>
      </w:del>
      <w:ins w:id="164" w:author="Herderschee, Hayley" w:date="2023-03-07T10:26:00Z">
        <w:r w:rsidR="008506E6">
          <w:rPr>
            <w:rFonts w:ascii="Arial" w:eastAsia="Arial" w:hAnsi="Arial" w:cs="Arial"/>
            <w:iCs/>
            <w:sz w:val="22"/>
            <w:szCs w:val="22"/>
          </w:rPr>
          <w:t>discouraging</w:t>
        </w:r>
      </w:ins>
      <w:r w:rsidRPr="00A3783C">
        <w:rPr>
          <w:rFonts w:ascii="Arial" w:eastAsia="Arial" w:hAnsi="Arial" w:cs="Arial"/>
          <w:iCs/>
          <w:sz w:val="22"/>
          <w:szCs w:val="22"/>
        </w:rPr>
        <w:t xml:space="preserve"> the theory that electronic distractions, specifically music, negatively impact memory. </w:t>
      </w:r>
    </w:p>
    <w:p w14:paraId="5B9727F5" w14:textId="77777777" w:rsidR="001174AF" w:rsidRPr="00A3783C" w:rsidRDefault="001174AF" w:rsidP="008506E6">
      <w:pPr>
        <w:pStyle w:val="NormalWeb"/>
        <w:spacing w:before="0" w:beforeAutospacing="0" w:after="0" w:afterAutospacing="0" w:line="360" w:lineRule="auto"/>
        <w:jc w:val="both"/>
        <w:rPr>
          <w:rFonts w:ascii="Arial" w:eastAsia="Arial" w:hAnsi="Arial" w:cs="Arial"/>
          <w:iCs/>
          <w:sz w:val="22"/>
          <w:szCs w:val="22"/>
        </w:rPr>
      </w:pPr>
    </w:p>
    <w:p w14:paraId="4148AA11" w14:textId="1A3BD33F" w:rsidR="00AF3153" w:rsidRPr="00A3783C" w:rsidRDefault="00C268BE" w:rsidP="008506E6">
      <w:pPr>
        <w:pStyle w:val="NormalWeb"/>
        <w:spacing w:before="0" w:beforeAutospacing="0" w:after="0" w:afterAutospacing="0" w:line="360" w:lineRule="auto"/>
        <w:jc w:val="both"/>
        <w:rPr>
          <w:rFonts w:ascii="Arial" w:eastAsia="Arial" w:hAnsi="Arial" w:cs="Arial"/>
          <w:iCs/>
          <w:sz w:val="22"/>
          <w:szCs w:val="22"/>
        </w:rPr>
      </w:pPr>
      <w:r w:rsidRPr="00A3783C">
        <w:rPr>
          <w:rFonts w:ascii="Arial" w:eastAsia="Arial" w:hAnsi="Arial" w:cs="Arial"/>
          <w:iCs/>
          <w:sz w:val="22"/>
          <w:szCs w:val="22"/>
        </w:rPr>
        <w:t xml:space="preserve">Additionally, </w:t>
      </w:r>
      <w:ins w:id="165" w:author="Amber Abbott" w:date="2023-03-13T19:28:00Z">
        <w:r w:rsidR="00ED546B">
          <w:rPr>
            <w:rFonts w:ascii="Arial" w:eastAsia="Arial" w:hAnsi="Arial" w:cs="Arial"/>
            <w:iCs/>
            <w:sz w:val="22"/>
            <w:szCs w:val="22"/>
          </w:rPr>
          <w:t xml:space="preserve">neither </w:t>
        </w:r>
      </w:ins>
      <w:r w:rsidRPr="00A3783C">
        <w:rPr>
          <w:rFonts w:ascii="Arial" w:eastAsia="Arial" w:hAnsi="Arial" w:cs="Arial"/>
          <w:iCs/>
          <w:sz w:val="22"/>
          <w:szCs w:val="22"/>
        </w:rPr>
        <w:t xml:space="preserve">the grade </w:t>
      </w:r>
      <w:del w:id="166" w:author="Amber Abbott" w:date="2023-03-13T19:29:00Z">
        <w:r w:rsidRPr="00A3783C" w:rsidDel="00ED546B">
          <w:rPr>
            <w:rFonts w:ascii="Arial" w:eastAsia="Arial" w:hAnsi="Arial" w:cs="Arial"/>
            <w:iCs/>
            <w:sz w:val="22"/>
            <w:szCs w:val="22"/>
          </w:rPr>
          <w:delText xml:space="preserve">and </w:delText>
        </w:r>
      </w:del>
      <w:ins w:id="167" w:author="Amber Abbott" w:date="2023-03-13T19:29:00Z">
        <w:r w:rsidR="00ED546B">
          <w:rPr>
            <w:rFonts w:ascii="Arial" w:eastAsia="Arial" w:hAnsi="Arial" w:cs="Arial"/>
            <w:iCs/>
            <w:sz w:val="22"/>
            <w:szCs w:val="22"/>
          </w:rPr>
          <w:t>nor</w:t>
        </w:r>
        <w:r w:rsidR="00ED546B" w:rsidRPr="00A3783C">
          <w:rPr>
            <w:rFonts w:ascii="Arial" w:eastAsia="Arial" w:hAnsi="Arial" w:cs="Arial"/>
            <w:iCs/>
            <w:sz w:val="22"/>
            <w:szCs w:val="22"/>
          </w:rPr>
          <w:t xml:space="preserve"> </w:t>
        </w:r>
      </w:ins>
      <w:r w:rsidRPr="00A3783C">
        <w:rPr>
          <w:rFonts w:ascii="Arial" w:eastAsia="Arial" w:hAnsi="Arial" w:cs="Arial"/>
          <w:iCs/>
          <w:sz w:val="22"/>
          <w:szCs w:val="22"/>
        </w:rPr>
        <w:t xml:space="preserve">gender of the subject </w:t>
      </w:r>
      <w:del w:id="168" w:author="Amber Abbott" w:date="2023-03-13T19:29:00Z">
        <w:r w:rsidR="00AF3153" w:rsidRPr="00A3783C" w:rsidDel="00ED546B">
          <w:rPr>
            <w:rFonts w:ascii="Arial" w:eastAsia="Arial" w:hAnsi="Arial" w:cs="Arial"/>
            <w:iCs/>
            <w:sz w:val="22"/>
            <w:szCs w:val="22"/>
          </w:rPr>
          <w:delText>did not</w:delText>
        </w:r>
        <w:r w:rsidRPr="00A3783C" w:rsidDel="00ED546B">
          <w:rPr>
            <w:rFonts w:ascii="Arial" w:eastAsia="Arial" w:hAnsi="Arial" w:cs="Arial"/>
            <w:iCs/>
            <w:sz w:val="22"/>
            <w:szCs w:val="22"/>
          </w:rPr>
          <w:delText xml:space="preserve"> have</w:delText>
        </w:r>
      </w:del>
      <w:ins w:id="169" w:author="Amber Abbott" w:date="2023-03-13T19:29:00Z">
        <w:r w:rsidR="00ED546B">
          <w:rPr>
            <w:rFonts w:ascii="Arial" w:eastAsia="Arial" w:hAnsi="Arial" w:cs="Arial"/>
            <w:iCs/>
            <w:sz w:val="22"/>
            <w:szCs w:val="22"/>
          </w:rPr>
          <w:t>had</w:t>
        </w:r>
      </w:ins>
      <w:r w:rsidRPr="00A3783C">
        <w:rPr>
          <w:rFonts w:ascii="Arial" w:eastAsia="Arial" w:hAnsi="Arial" w:cs="Arial"/>
          <w:iCs/>
          <w:sz w:val="22"/>
          <w:szCs w:val="22"/>
        </w:rPr>
        <w:t xml:space="preserve"> a significant impact on their </w:t>
      </w:r>
      <w:r w:rsidR="00AF3153" w:rsidRPr="00A3783C">
        <w:rPr>
          <w:rFonts w:ascii="Arial" w:eastAsia="Arial" w:hAnsi="Arial" w:cs="Arial"/>
          <w:iCs/>
          <w:sz w:val="22"/>
          <w:szCs w:val="22"/>
        </w:rPr>
        <w:t>verbal and visual memory</w:t>
      </w:r>
      <w:r w:rsidR="009F4904" w:rsidRPr="00A3783C">
        <w:rPr>
          <w:rFonts w:ascii="Arial" w:eastAsia="Arial" w:hAnsi="Arial" w:cs="Arial"/>
          <w:iCs/>
          <w:sz w:val="22"/>
          <w:szCs w:val="22"/>
        </w:rPr>
        <w:t>, with one exception. Male</w:t>
      </w:r>
      <w:ins w:id="170" w:author="Mollie Harrison" w:date="2023-04-03T21:00:00Z">
        <w:r w:rsidR="009D449D">
          <w:rPr>
            <w:rFonts w:ascii="Arial" w:eastAsia="Arial" w:hAnsi="Arial" w:cs="Arial"/>
            <w:iCs/>
            <w:sz w:val="22"/>
            <w:szCs w:val="22"/>
          </w:rPr>
          <w:t xml:space="preserve"> participants</w:t>
        </w:r>
      </w:ins>
      <w:del w:id="171" w:author="Mollie Harrison" w:date="2023-04-03T21:00:00Z">
        <w:r w:rsidR="009F4904" w:rsidRPr="00A3783C" w:rsidDel="009D449D">
          <w:rPr>
            <w:rFonts w:ascii="Arial" w:eastAsia="Arial" w:hAnsi="Arial" w:cs="Arial"/>
            <w:iCs/>
            <w:sz w:val="22"/>
            <w:szCs w:val="22"/>
          </w:rPr>
          <w:delText>s</w:delText>
        </w:r>
      </w:del>
      <w:r w:rsidR="009F4904" w:rsidRPr="00A3783C">
        <w:rPr>
          <w:rFonts w:ascii="Arial" w:eastAsia="Arial" w:hAnsi="Arial" w:cs="Arial"/>
          <w:iCs/>
          <w:sz w:val="22"/>
          <w:szCs w:val="22"/>
        </w:rPr>
        <w:t xml:space="preserve"> had significantly higher visual memory scores </w:t>
      </w:r>
      <w:r w:rsidR="00AF3153" w:rsidRPr="00A3783C">
        <w:rPr>
          <w:rFonts w:ascii="Arial" w:eastAsia="Arial" w:hAnsi="Arial" w:cs="Arial"/>
          <w:iCs/>
          <w:sz w:val="22"/>
          <w:szCs w:val="22"/>
        </w:rPr>
        <w:t xml:space="preserve">than females </w:t>
      </w:r>
      <w:del w:id="172" w:author="Mollie Harrison" w:date="2023-04-03T21:00:00Z">
        <w:r w:rsidR="009F4904" w:rsidRPr="00A3783C" w:rsidDel="009D449D">
          <w:rPr>
            <w:rFonts w:ascii="Arial" w:eastAsia="Arial" w:hAnsi="Arial" w:cs="Arial"/>
            <w:iCs/>
            <w:sz w:val="22"/>
            <w:szCs w:val="22"/>
          </w:rPr>
          <w:delText>under the</w:delText>
        </w:r>
      </w:del>
      <w:ins w:id="173" w:author="Mollie Harrison" w:date="2023-04-03T21:00:00Z">
        <w:r w:rsidR="009D449D">
          <w:rPr>
            <w:rFonts w:ascii="Arial" w:eastAsia="Arial" w:hAnsi="Arial" w:cs="Arial"/>
            <w:iCs/>
            <w:sz w:val="22"/>
            <w:szCs w:val="22"/>
          </w:rPr>
          <w:t>when listening to</w:t>
        </w:r>
      </w:ins>
      <w:r w:rsidR="009F4904" w:rsidRPr="00A3783C">
        <w:rPr>
          <w:rFonts w:ascii="Arial" w:eastAsia="Arial" w:hAnsi="Arial" w:cs="Arial"/>
          <w:iCs/>
          <w:sz w:val="22"/>
          <w:szCs w:val="22"/>
        </w:rPr>
        <w:t xml:space="preserve"> instrumental music</w:t>
      </w:r>
      <w:del w:id="174" w:author="Mollie Harrison" w:date="2023-04-03T21:00:00Z">
        <w:r w:rsidR="009F4904" w:rsidRPr="00A3783C" w:rsidDel="009D449D">
          <w:rPr>
            <w:rFonts w:ascii="Arial" w:eastAsia="Arial" w:hAnsi="Arial" w:cs="Arial"/>
            <w:iCs/>
            <w:sz w:val="22"/>
            <w:szCs w:val="22"/>
          </w:rPr>
          <w:delText xml:space="preserve"> condition</w:delText>
        </w:r>
      </w:del>
      <w:r w:rsidR="009F4904" w:rsidRPr="00A3783C">
        <w:rPr>
          <w:rFonts w:ascii="Arial" w:eastAsia="Arial" w:hAnsi="Arial" w:cs="Arial"/>
          <w:iCs/>
          <w:sz w:val="22"/>
          <w:szCs w:val="22"/>
        </w:rPr>
        <w:t>. Further experiments would have to be done to determine the exact cause of this difference</w:t>
      </w:r>
      <w:del w:id="175" w:author="Herderschee, Hayley" w:date="2023-03-07T10:26:00Z">
        <w:r w:rsidR="009F4904" w:rsidRPr="00A3783C" w:rsidDel="008506E6">
          <w:rPr>
            <w:rFonts w:ascii="Arial" w:eastAsia="Arial" w:hAnsi="Arial" w:cs="Arial"/>
            <w:iCs/>
            <w:sz w:val="22"/>
            <w:szCs w:val="22"/>
          </w:rPr>
          <w:delText xml:space="preserve">, </w:delText>
        </w:r>
        <w:r w:rsidR="008B2317" w:rsidRPr="00A3783C" w:rsidDel="008506E6">
          <w:rPr>
            <w:rFonts w:ascii="Arial" w:eastAsia="Arial" w:hAnsi="Arial" w:cs="Arial"/>
            <w:iCs/>
            <w:sz w:val="22"/>
            <w:szCs w:val="22"/>
          </w:rPr>
          <w:delText>but</w:delText>
        </w:r>
      </w:del>
      <w:ins w:id="176" w:author="Herderschee, Hayley" w:date="2023-03-07T10:26:00Z">
        <w:r w:rsidR="008506E6">
          <w:rPr>
            <w:rFonts w:ascii="Arial" w:eastAsia="Arial" w:hAnsi="Arial" w:cs="Arial"/>
            <w:iCs/>
            <w:sz w:val="22"/>
            <w:szCs w:val="22"/>
          </w:rPr>
          <w:t>. However,</w:t>
        </w:r>
      </w:ins>
      <w:r w:rsidR="008B2317" w:rsidRPr="00A3783C">
        <w:rPr>
          <w:rFonts w:ascii="Arial" w:eastAsia="Arial" w:hAnsi="Arial" w:cs="Arial"/>
          <w:iCs/>
          <w:sz w:val="22"/>
          <w:szCs w:val="22"/>
        </w:rPr>
        <w:t xml:space="preserve"> it does not seem to be related to the actual gender demographics of the subjects</w:t>
      </w:r>
      <w:r w:rsidR="00AF3153" w:rsidRPr="00A3783C">
        <w:rPr>
          <w:rFonts w:ascii="Arial" w:eastAsia="Arial" w:hAnsi="Arial" w:cs="Arial"/>
          <w:iCs/>
          <w:sz w:val="22"/>
          <w:szCs w:val="22"/>
        </w:rPr>
        <w:t xml:space="preserve"> –</w:t>
      </w:r>
      <w:r w:rsidR="008B2317" w:rsidRPr="00A3783C">
        <w:rPr>
          <w:rFonts w:ascii="Arial" w:eastAsia="Arial" w:hAnsi="Arial" w:cs="Arial"/>
          <w:iCs/>
          <w:sz w:val="22"/>
          <w:szCs w:val="22"/>
        </w:rPr>
        <w:t xml:space="preserve"> </w:t>
      </w:r>
      <w:commentRangeStart w:id="177"/>
      <w:r w:rsidR="008B2317" w:rsidRPr="00A3783C">
        <w:rPr>
          <w:rFonts w:ascii="Arial" w:eastAsia="Arial" w:hAnsi="Arial" w:cs="Arial"/>
          <w:iCs/>
          <w:sz w:val="22"/>
          <w:szCs w:val="22"/>
        </w:rPr>
        <w:t>it isn’t occurring because there aren’t an equal number of female and male subjects</w:t>
      </w:r>
      <w:commentRangeEnd w:id="177"/>
      <w:r w:rsidR="00ED546B">
        <w:rPr>
          <w:rStyle w:val="CommentReference"/>
        </w:rPr>
        <w:commentReference w:id="177"/>
      </w:r>
      <w:r w:rsidR="008B2317" w:rsidRPr="00A3783C">
        <w:rPr>
          <w:rFonts w:ascii="Arial" w:eastAsia="Arial" w:hAnsi="Arial" w:cs="Arial"/>
          <w:iCs/>
          <w:sz w:val="22"/>
          <w:szCs w:val="22"/>
        </w:rPr>
        <w:t xml:space="preserve">. </w:t>
      </w:r>
      <w:commentRangeStart w:id="178"/>
      <w:r w:rsidR="008B2317" w:rsidRPr="00A3783C">
        <w:rPr>
          <w:rFonts w:ascii="Arial" w:eastAsia="Arial" w:hAnsi="Arial" w:cs="Arial"/>
          <w:iCs/>
          <w:sz w:val="22"/>
          <w:szCs w:val="22"/>
        </w:rPr>
        <w:t>The chi-square analysis of the change in demographics throughout the experiment showed no significant</w:t>
      </w:r>
      <w:del w:id="179" w:author="Amber Abbott" w:date="2023-03-13T19:30:00Z">
        <w:r w:rsidR="008B2317" w:rsidRPr="00A3783C" w:rsidDel="00ED546B">
          <w:rPr>
            <w:rFonts w:ascii="Arial" w:eastAsia="Arial" w:hAnsi="Arial" w:cs="Arial"/>
            <w:iCs/>
            <w:sz w:val="22"/>
            <w:szCs w:val="22"/>
          </w:rPr>
          <w:delText>ly</w:delText>
        </w:r>
      </w:del>
      <w:r w:rsidR="008B2317" w:rsidRPr="00A3783C">
        <w:rPr>
          <w:rFonts w:ascii="Arial" w:eastAsia="Arial" w:hAnsi="Arial" w:cs="Arial"/>
          <w:iCs/>
          <w:sz w:val="22"/>
          <w:szCs w:val="22"/>
        </w:rPr>
        <w:t xml:space="preserve"> differen</w:t>
      </w:r>
      <w:ins w:id="180" w:author="Amber Abbott" w:date="2023-03-13T19:30:00Z">
        <w:r w:rsidR="00ED546B">
          <w:rPr>
            <w:rFonts w:ascii="Arial" w:eastAsia="Arial" w:hAnsi="Arial" w:cs="Arial"/>
            <w:iCs/>
            <w:sz w:val="22"/>
            <w:szCs w:val="22"/>
          </w:rPr>
          <w:t>ce</w:t>
        </w:r>
      </w:ins>
      <w:del w:id="181" w:author="Amber Abbott" w:date="2023-03-13T19:30:00Z">
        <w:r w:rsidR="008B2317" w:rsidRPr="00A3783C" w:rsidDel="00ED546B">
          <w:rPr>
            <w:rFonts w:ascii="Arial" w:eastAsia="Arial" w:hAnsi="Arial" w:cs="Arial"/>
            <w:iCs/>
            <w:sz w:val="22"/>
            <w:szCs w:val="22"/>
          </w:rPr>
          <w:delText>t</w:delText>
        </w:r>
      </w:del>
      <w:r w:rsidR="008B2317" w:rsidRPr="00A3783C">
        <w:rPr>
          <w:rFonts w:ascii="Arial" w:eastAsia="Arial" w:hAnsi="Arial" w:cs="Arial"/>
          <w:iCs/>
          <w:sz w:val="22"/>
          <w:szCs w:val="22"/>
        </w:rPr>
        <w:t xml:space="preserve"> </w:t>
      </w:r>
      <w:ins w:id="182" w:author="Amber Abbott" w:date="2023-03-13T19:30:00Z">
        <w:r w:rsidR="00ED546B">
          <w:rPr>
            <w:rFonts w:ascii="Arial" w:eastAsia="Arial" w:hAnsi="Arial" w:cs="Arial"/>
            <w:iCs/>
            <w:sz w:val="22"/>
            <w:szCs w:val="22"/>
          </w:rPr>
          <w:t xml:space="preserve">in the </w:t>
        </w:r>
      </w:ins>
      <w:r w:rsidR="008B2317" w:rsidRPr="00A3783C">
        <w:rPr>
          <w:rFonts w:ascii="Arial" w:eastAsia="Arial" w:hAnsi="Arial" w:cs="Arial"/>
          <w:iCs/>
          <w:sz w:val="22"/>
          <w:szCs w:val="22"/>
        </w:rPr>
        <w:t xml:space="preserve">number of male and female subjects </w:t>
      </w:r>
      <w:r w:rsidR="00AF3153" w:rsidRPr="00A3783C">
        <w:rPr>
          <w:rFonts w:ascii="Arial" w:eastAsia="Arial" w:hAnsi="Arial" w:cs="Arial"/>
          <w:iCs/>
          <w:sz w:val="22"/>
          <w:szCs w:val="22"/>
        </w:rPr>
        <w:t>at that stage in the study</w:t>
      </w:r>
      <w:r w:rsidR="008B2317" w:rsidRPr="00A3783C">
        <w:rPr>
          <w:rFonts w:ascii="Arial" w:eastAsia="Arial" w:hAnsi="Arial" w:cs="Arial"/>
          <w:iCs/>
          <w:sz w:val="22"/>
          <w:szCs w:val="22"/>
        </w:rPr>
        <w:t xml:space="preserve"> (p = 0.766) (Figure </w:t>
      </w:r>
      <w:r w:rsidR="003E2495" w:rsidRPr="00A3783C">
        <w:rPr>
          <w:rFonts w:ascii="Arial" w:eastAsia="Arial" w:hAnsi="Arial" w:cs="Arial"/>
          <w:iCs/>
          <w:sz w:val="22"/>
          <w:szCs w:val="22"/>
        </w:rPr>
        <w:t>4D</w:t>
      </w:r>
      <w:r w:rsidR="008B2317" w:rsidRPr="00A3783C">
        <w:rPr>
          <w:rFonts w:ascii="Arial" w:eastAsia="Arial" w:hAnsi="Arial" w:cs="Arial"/>
          <w:iCs/>
          <w:sz w:val="22"/>
          <w:szCs w:val="22"/>
        </w:rPr>
        <w:t xml:space="preserve">). </w:t>
      </w:r>
      <w:commentRangeEnd w:id="178"/>
      <w:r w:rsidR="009D449D">
        <w:rPr>
          <w:rStyle w:val="CommentReference"/>
        </w:rPr>
        <w:commentReference w:id="178"/>
      </w:r>
    </w:p>
    <w:p w14:paraId="7869DB53" w14:textId="77777777" w:rsidR="00AF3153" w:rsidRPr="00A3783C" w:rsidRDefault="00AF3153" w:rsidP="008506E6">
      <w:pPr>
        <w:pStyle w:val="NormalWeb"/>
        <w:spacing w:before="0" w:beforeAutospacing="0" w:after="0" w:afterAutospacing="0" w:line="360" w:lineRule="auto"/>
        <w:jc w:val="both"/>
        <w:rPr>
          <w:rFonts w:ascii="Arial" w:eastAsia="Arial" w:hAnsi="Arial" w:cs="Arial"/>
          <w:iCs/>
          <w:sz w:val="22"/>
          <w:szCs w:val="22"/>
        </w:rPr>
      </w:pPr>
    </w:p>
    <w:p w14:paraId="0E859DFC" w14:textId="4D9D77F2" w:rsidR="009A2066" w:rsidRPr="00A3783C" w:rsidRDefault="009A2066" w:rsidP="008506E6">
      <w:pPr>
        <w:pStyle w:val="NormalWeb"/>
        <w:spacing w:before="0" w:beforeAutospacing="0" w:after="0" w:afterAutospacing="0" w:line="360" w:lineRule="auto"/>
        <w:jc w:val="both"/>
        <w:rPr>
          <w:rFonts w:ascii="Arial" w:eastAsia="Arial" w:hAnsi="Arial" w:cs="Arial"/>
          <w:iCs/>
          <w:sz w:val="22"/>
          <w:szCs w:val="22"/>
        </w:rPr>
      </w:pPr>
      <w:r w:rsidRPr="00A3783C">
        <w:rPr>
          <w:rFonts w:ascii="Arial" w:eastAsia="Arial" w:hAnsi="Arial" w:cs="Arial"/>
          <w:iCs/>
          <w:sz w:val="22"/>
          <w:szCs w:val="22"/>
        </w:rPr>
        <w:t xml:space="preserve">While the change in grade demographics of subjects was not found to be significant, it is approaching significance, and the </w:t>
      </w:r>
      <w:commentRangeStart w:id="183"/>
      <w:r w:rsidR="004A20CB" w:rsidRPr="00A3783C">
        <w:rPr>
          <w:rFonts w:ascii="Arial" w:eastAsia="Arial" w:hAnsi="Arial" w:cs="Arial"/>
          <w:iCs/>
          <w:sz w:val="22"/>
          <w:szCs w:val="22"/>
        </w:rPr>
        <w:t xml:space="preserve">low number of subjects in grades 11 and 12 </w:t>
      </w:r>
      <w:commentRangeEnd w:id="183"/>
      <w:r w:rsidR="009D449D">
        <w:rPr>
          <w:rStyle w:val="CommentReference"/>
        </w:rPr>
        <w:commentReference w:id="183"/>
      </w:r>
      <w:ins w:id="184" w:author="Mollie Harrison" w:date="2023-04-03T21:03:00Z">
        <w:r w:rsidR="009D449D">
          <w:rPr>
            <w:rFonts w:ascii="Arial" w:eastAsia="Arial" w:hAnsi="Arial" w:cs="Arial"/>
            <w:iCs/>
            <w:sz w:val="22"/>
            <w:szCs w:val="22"/>
          </w:rPr>
          <w:t>is worth noting</w:t>
        </w:r>
      </w:ins>
      <w:del w:id="185" w:author="Mollie Harrison" w:date="2023-04-03T21:03:00Z">
        <w:r w:rsidR="004A20CB" w:rsidRPr="00A3783C" w:rsidDel="009D449D">
          <w:rPr>
            <w:rFonts w:ascii="Arial" w:eastAsia="Arial" w:hAnsi="Arial" w:cs="Arial"/>
            <w:iCs/>
            <w:sz w:val="22"/>
            <w:szCs w:val="22"/>
          </w:rPr>
          <w:delText>has practical significance</w:delText>
        </w:r>
      </w:del>
      <w:r w:rsidR="004A20CB" w:rsidRPr="00A3783C">
        <w:rPr>
          <w:rFonts w:ascii="Arial" w:eastAsia="Arial" w:hAnsi="Arial" w:cs="Arial"/>
          <w:iCs/>
          <w:sz w:val="22"/>
          <w:szCs w:val="22"/>
        </w:rPr>
        <w:t xml:space="preserve">. </w:t>
      </w:r>
      <w:r w:rsidR="00AF3153" w:rsidRPr="00A3783C">
        <w:rPr>
          <w:rFonts w:ascii="Arial" w:eastAsia="Arial" w:hAnsi="Arial" w:cs="Arial"/>
          <w:iCs/>
          <w:sz w:val="22"/>
          <w:szCs w:val="22"/>
        </w:rPr>
        <w:t>This</w:t>
      </w:r>
      <w:r w:rsidR="004A20CB" w:rsidRPr="00A3783C">
        <w:rPr>
          <w:rFonts w:ascii="Arial" w:eastAsia="Arial" w:hAnsi="Arial" w:cs="Arial"/>
          <w:iCs/>
          <w:sz w:val="22"/>
          <w:szCs w:val="22"/>
        </w:rPr>
        <w:t xml:space="preserve"> may be an </w:t>
      </w:r>
      <w:del w:id="186" w:author="Herderschee, Hayley" w:date="2023-03-07T10:26:00Z">
        <w:r w:rsidR="004A20CB" w:rsidRPr="00A3783C" w:rsidDel="008506E6">
          <w:rPr>
            <w:rFonts w:ascii="Arial" w:eastAsia="Arial" w:hAnsi="Arial" w:cs="Arial"/>
            <w:iCs/>
            <w:sz w:val="22"/>
            <w:szCs w:val="22"/>
          </w:rPr>
          <w:delText xml:space="preserve">artefact </w:delText>
        </w:r>
      </w:del>
      <w:ins w:id="187" w:author="Herderschee, Hayley" w:date="2023-03-07T10:26:00Z">
        <w:r w:rsidR="008506E6" w:rsidRPr="00A3783C">
          <w:rPr>
            <w:rFonts w:ascii="Arial" w:eastAsia="Arial" w:hAnsi="Arial" w:cs="Arial"/>
            <w:iCs/>
            <w:sz w:val="22"/>
            <w:szCs w:val="22"/>
          </w:rPr>
          <w:t>art</w:t>
        </w:r>
        <w:r w:rsidR="008506E6">
          <w:rPr>
            <w:rFonts w:ascii="Arial" w:eastAsia="Arial" w:hAnsi="Arial" w:cs="Arial"/>
            <w:iCs/>
            <w:sz w:val="22"/>
            <w:szCs w:val="22"/>
          </w:rPr>
          <w:t>i</w:t>
        </w:r>
        <w:r w:rsidR="008506E6" w:rsidRPr="00A3783C">
          <w:rPr>
            <w:rFonts w:ascii="Arial" w:eastAsia="Arial" w:hAnsi="Arial" w:cs="Arial"/>
            <w:iCs/>
            <w:sz w:val="22"/>
            <w:szCs w:val="22"/>
          </w:rPr>
          <w:t xml:space="preserve">fact </w:t>
        </w:r>
      </w:ins>
      <w:r w:rsidR="004A20CB" w:rsidRPr="00A3783C">
        <w:rPr>
          <w:rFonts w:ascii="Arial" w:eastAsia="Arial" w:hAnsi="Arial" w:cs="Arial"/>
          <w:iCs/>
          <w:sz w:val="22"/>
          <w:szCs w:val="22"/>
        </w:rPr>
        <w:t xml:space="preserve">of </w:t>
      </w:r>
      <w:del w:id="188" w:author="Herderschee, Hayley" w:date="2023-03-07T10:27:00Z">
        <w:r w:rsidR="004A20CB" w:rsidRPr="00A3783C" w:rsidDel="008506E6">
          <w:rPr>
            <w:rFonts w:ascii="Arial" w:eastAsia="Arial" w:hAnsi="Arial" w:cs="Arial"/>
            <w:iCs/>
            <w:sz w:val="22"/>
            <w:szCs w:val="22"/>
          </w:rPr>
          <w:delText>my personal</w:delText>
        </w:r>
      </w:del>
      <w:ins w:id="189" w:author="Herderschee, Hayley" w:date="2023-03-07T10:27:00Z">
        <w:r w:rsidR="008506E6">
          <w:rPr>
            <w:rFonts w:ascii="Arial" w:eastAsia="Arial" w:hAnsi="Arial" w:cs="Arial"/>
            <w:iCs/>
            <w:sz w:val="22"/>
            <w:szCs w:val="22"/>
          </w:rPr>
          <w:t>our</w:t>
        </w:r>
      </w:ins>
      <w:r w:rsidR="004A20CB" w:rsidRPr="00A3783C">
        <w:rPr>
          <w:rFonts w:ascii="Arial" w:eastAsia="Arial" w:hAnsi="Arial" w:cs="Arial"/>
          <w:iCs/>
          <w:sz w:val="22"/>
          <w:szCs w:val="22"/>
        </w:rPr>
        <w:t xml:space="preserve"> relationship with the subjects. The study was </w:t>
      </w:r>
      <w:r w:rsidR="00AF3153" w:rsidRPr="00A3783C">
        <w:rPr>
          <w:rFonts w:ascii="Arial" w:eastAsia="Arial" w:hAnsi="Arial" w:cs="Arial"/>
          <w:iCs/>
          <w:sz w:val="22"/>
          <w:szCs w:val="22"/>
        </w:rPr>
        <w:t>multi-staged</w:t>
      </w:r>
      <w:del w:id="190" w:author="Herderschee, Hayley" w:date="2023-03-07T10:27:00Z">
        <w:r w:rsidR="00AF3153" w:rsidRPr="00A3783C" w:rsidDel="008506E6">
          <w:rPr>
            <w:rFonts w:ascii="Arial" w:eastAsia="Arial" w:hAnsi="Arial" w:cs="Arial"/>
            <w:iCs/>
            <w:sz w:val="22"/>
            <w:szCs w:val="22"/>
          </w:rPr>
          <w:delText>,</w:delText>
        </w:r>
      </w:del>
      <w:r w:rsidR="00AF3153" w:rsidRPr="00A3783C">
        <w:rPr>
          <w:rFonts w:ascii="Arial" w:eastAsia="Arial" w:hAnsi="Arial" w:cs="Arial"/>
          <w:iCs/>
          <w:sz w:val="22"/>
          <w:szCs w:val="22"/>
        </w:rPr>
        <w:t xml:space="preserve"> and required nearly a month of participation</w:t>
      </w:r>
      <w:r w:rsidR="004A20CB" w:rsidRPr="00A3783C">
        <w:rPr>
          <w:rFonts w:ascii="Arial" w:eastAsia="Arial" w:hAnsi="Arial" w:cs="Arial"/>
          <w:iCs/>
          <w:sz w:val="22"/>
          <w:szCs w:val="22"/>
        </w:rPr>
        <w:t xml:space="preserve">, </w:t>
      </w:r>
      <w:commentRangeStart w:id="191"/>
      <w:r w:rsidR="004A20CB" w:rsidRPr="00A3783C">
        <w:rPr>
          <w:rFonts w:ascii="Arial" w:eastAsia="Arial" w:hAnsi="Arial" w:cs="Arial"/>
          <w:iCs/>
          <w:sz w:val="22"/>
          <w:szCs w:val="22"/>
        </w:rPr>
        <w:t xml:space="preserve">and those subjects I knew personally (who I shared classes and spent time with) may </w:t>
      </w:r>
      <w:r w:rsidR="00AF3153" w:rsidRPr="00A3783C">
        <w:rPr>
          <w:rFonts w:ascii="Arial" w:eastAsia="Arial" w:hAnsi="Arial" w:cs="Arial"/>
          <w:iCs/>
          <w:sz w:val="22"/>
          <w:szCs w:val="22"/>
        </w:rPr>
        <w:t xml:space="preserve">have </w:t>
      </w:r>
      <w:r w:rsidR="004A20CB" w:rsidRPr="00A3783C">
        <w:rPr>
          <w:rFonts w:ascii="Arial" w:eastAsia="Arial" w:hAnsi="Arial" w:cs="Arial"/>
          <w:iCs/>
          <w:sz w:val="22"/>
          <w:szCs w:val="22"/>
        </w:rPr>
        <w:t>be</w:t>
      </w:r>
      <w:r w:rsidR="00AF3153" w:rsidRPr="00A3783C">
        <w:rPr>
          <w:rFonts w:ascii="Arial" w:eastAsia="Arial" w:hAnsi="Arial" w:cs="Arial"/>
          <w:iCs/>
          <w:sz w:val="22"/>
          <w:szCs w:val="22"/>
        </w:rPr>
        <w:t xml:space="preserve">en </w:t>
      </w:r>
      <w:r w:rsidR="004A20CB" w:rsidRPr="00A3783C">
        <w:rPr>
          <w:rFonts w:ascii="Arial" w:eastAsia="Arial" w:hAnsi="Arial" w:cs="Arial"/>
          <w:iCs/>
          <w:sz w:val="22"/>
          <w:szCs w:val="22"/>
        </w:rPr>
        <w:t>incentivized to complete the study</w:t>
      </w:r>
      <w:commentRangeEnd w:id="191"/>
      <w:r w:rsidR="00ED546B">
        <w:rPr>
          <w:rStyle w:val="CommentReference"/>
        </w:rPr>
        <w:commentReference w:id="191"/>
      </w:r>
      <w:r w:rsidR="004A20CB" w:rsidRPr="00A3783C">
        <w:rPr>
          <w:rFonts w:ascii="Arial" w:eastAsia="Arial" w:hAnsi="Arial" w:cs="Arial"/>
          <w:iCs/>
          <w:sz w:val="22"/>
          <w:szCs w:val="22"/>
        </w:rPr>
        <w:t>.</w:t>
      </w:r>
      <w:r w:rsidR="00AF3153" w:rsidRPr="00A3783C">
        <w:rPr>
          <w:rFonts w:ascii="Arial" w:hAnsi="Arial" w:cs="Arial"/>
          <w:color w:val="000000"/>
          <w:sz w:val="22"/>
          <w:szCs w:val="22"/>
        </w:rPr>
        <w:t xml:space="preserve"> </w:t>
      </w:r>
      <w:commentRangeStart w:id="192"/>
      <w:r w:rsidR="00AF3153" w:rsidRPr="00A3783C">
        <w:rPr>
          <w:rFonts w:ascii="Arial" w:hAnsi="Arial" w:cs="Arial"/>
          <w:color w:val="000000"/>
          <w:sz w:val="22"/>
          <w:szCs w:val="22"/>
        </w:rPr>
        <w:t xml:space="preserve">To avoid this in future experiments, the study’s proctor and contact could be a non-student party.  </w:t>
      </w:r>
      <w:commentRangeEnd w:id="192"/>
      <w:r w:rsidR="008506E6">
        <w:rPr>
          <w:rStyle w:val="CommentReference"/>
        </w:rPr>
        <w:commentReference w:id="192"/>
      </w:r>
    </w:p>
    <w:p w14:paraId="1B1415F1" w14:textId="6C9A7BD7" w:rsidR="00C268BE" w:rsidRPr="00A3783C" w:rsidRDefault="00C268BE" w:rsidP="008506E6">
      <w:pPr>
        <w:spacing w:line="360" w:lineRule="auto"/>
        <w:jc w:val="both"/>
        <w:rPr>
          <w:rFonts w:ascii="Arial" w:eastAsia="Arial" w:hAnsi="Arial" w:cs="Arial"/>
          <w:iCs/>
          <w:sz w:val="22"/>
          <w:szCs w:val="22"/>
        </w:rPr>
      </w:pPr>
    </w:p>
    <w:p w14:paraId="61FD0692" w14:textId="009A0E7B" w:rsidR="009F4904" w:rsidRPr="00A3783C" w:rsidRDefault="00C268BE"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t xml:space="preserve">The follow-up survey showed that </w:t>
      </w:r>
      <w:commentRangeStart w:id="193"/>
      <w:r w:rsidRPr="00A3783C">
        <w:rPr>
          <w:rFonts w:ascii="Arial" w:eastAsia="Arial" w:hAnsi="Arial" w:cs="Arial"/>
          <w:iCs/>
          <w:sz w:val="22"/>
          <w:szCs w:val="22"/>
        </w:rPr>
        <w:t>the number of subjects in the treatment group who changed their study habits was greater than that of the control group</w:t>
      </w:r>
      <w:commentRangeEnd w:id="193"/>
      <w:r w:rsidR="00AF0076">
        <w:rPr>
          <w:rStyle w:val="CommentReference"/>
        </w:rPr>
        <w:commentReference w:id="193"/>
      </w:r>
      <w:r w:rsidRPr="00A3783C">
        <w:rPr>
          <w:rFonts w:ascii="Arial" w:eastAsia="Arial" w:hAnsi="Arial" w:cs="Arial"/>
          <w:iCs/>
          <w:sz w:val="22"/>
          <w:szCs w:val="22"/>
        </w:rPr>
        <w:t xml:space="preserve">. While the difference was not statistically significant, </w:t>
      </w:r>
      <w:del w:id="194" w:author="Mollie Harrison" w:date="2023-04-03T21:06:00Z">
        <w:r w:rsidRPr="00A3783C" w:rsidDel="00AF0076">
          <w:rPr>
            <w:rFonts w:ascii="Arial" w:eastAsia="Arial" w:hAnsi="Arial" w:cs="Arial"/>
            <w:iCs/>
            <w:sz w:val="22"/>
            <w:szCs w:val="22"/>
          </w:rPr>
          <w:delText>there is some practical significance to</w:delText>
        </w:r>
      </w:del>
      <w:r w:rsidRPr="00A3783C">
        <w:rPr>
          <w:rFonts w:ascii="Arial" w:eastAsia="Arial" w:hAnsi="Arial" w:cs="Arial"/>
          <w:iCs/>
          <w:sz w:val="22"/>
          <w:szCs w:val="22"/>
        </w:rPr>
        <w:t xml:space="preserve"> the results</w:t>
      </w:r>
      <w:ins w:id="195" w:author="Herderschee, Hayley" w:date="2023-03-07T10:29:00Z">
        <w:del w:id="196" w:author="Mollie Harrison" w:date="2023-04-03T21:06:00Z">
          <w:r w:rsidR="008506E6" w:rsidDel="00AF0076">
            <w:rPr>
              <w:rFonts w:ascii="Arial" w:eastAsia="Arial" w:hAnsi="Arial" w:cs="Arial"/>
              <w:iCs/>
              <w:sz w:val="22"/>
              <w:szCs w:val="22"/>
            </w:rPr>
            <w:delText>,</w:delText>
          </w:r>
        </w:del>
      </w:ins>
      <w:del w:id="197" w:author="Mollie Harrison" w:date="2023-04-03T21:06:00Z">
        <w:r w:rsidRPr="00A3783C" w:rsidDel="00AF0076">
          <w:rPr>
            <w:rFonts w:ascii="Arial" w:eastAsia="Arial" w:hAnsi="Arial" w:cs="Arial"/>
            <w:iCs/>
            <w:sz w:val="22"/>
            <w:szCs w:val="22"/>
          </w:rPr>
          <w:delText xml:space="preserve"> which</w:delText>
        </w:r>
      </w:del>
      <w:ins w:id="198" w:author="Mollie Harrison" w:date="2023-04-03T21:06:00Z">
        <w:r w:rsidR="00AF0076">
          <w:rPr>
            <w:rFonts w:ascii="Arial" w:eastAsia="Arial" w:hAnsi="Arial" w:cs="Arial"/>
            <w:iCs/>
            <w:sz w:val="22"/>
            <w:szCs w:val="22"/>
          </w:rPr>
          <w:t xml:space="preserve"> should</w:t>
        </w:r>
      </w:ins>
      <w:del w:id="199" w:author="Mollie Harrison" w:date="2023-04-03T21:06:00Z">
        <w:r w:rsidRPr="00A3783C" w:rsidDel="00AF0076">
          <w:rPr>
            <w:rFonts w:ascii="Arial" w:eastAsia="Arial" w:hAnsi="Arial" w:cs="Arial"/>
            <w:iCs/>
            <w:sz w:val="22"/>
            <w:szCs w:val="22"/>
          </w:rPr>
          <w:delText xml:space="preserve"> could</w:delText>
        </w:r>
      </w:del>
      <w:r w:rsidRPr="00A3783C">
        <w:rPr>
          <w:rFonts w:ascii="Arial" w:eastAsia="Arial" w:hAnsi="Arial" w:cs="Arial"/>
          <w:iCs/>
          <w:sz w:val="22"/>
          <w:szCs w:val="22"/>
        </w:rPr>
        <w:t xml:space="preserve"> be further explored </w:t>
      </w:r>
      <w:del w:id="200" w:author="Mollie Harrison" w:date="2023-04-03T21:06:00Z">
        <w:r w:rsidRPr="00A3783C" w:rsidDel="00AF0076">
          <w:rPr>
            <w:rFonts w:ascii="Arial" w:eastAsia="Arial" w:hAnsi="Arial" w:cs="Arial"/>
            <w:iCs/>
            <w:sz w:val="22"/>
            <w:szCs w:val="22"/>
          </w:rPr>
          <w:delText xml:space="preserve">if this experiment was repeated </w:delText>
        </w:r>
      </w:del>
      <w:r w:rsidRPr="00A3783C">
        <w:rPr>
          <w:rFonts w:ascii="Arial" w:eastAsia="Arial" w:hAnsi="Arial" w:cs="Arial"/>
          <w:iCs/>
          <w:sz w:val="22"/>
          <w:szCs w:val="22"/>
        </w:rPr>
        <w:t xml:space="preserve">with a larger sample size. </w:t>
      </w:r>
      <w:r w:rsidR="004A20CB" w:rsidRPr="00A3783C">
        <w:rPr>
          <w:rFonts w:ascii="Arial" w:eastAsia="Arial" w:hAnsi="Arial" w:cs="Arial"/>
          <w:iCs/>
          <w:sz w:val="22"/>
          <w:szCs w:val="22"/>
        </w:rPr>
        <w:t xml:space="preserve">The follow-up survey </w:t>
      </w:r>
      <w:r w:rsidR="004A20CB" w:rsidRPr="00A3783C">
        <w:rPr>
          <w:rFonts w:ascii="Arial" w:eastAsia="Arial" w:hAnsi="Arial" w:cs="Arial"/>
          <w:iCs/>
          <w:sz w:val="22"/>
          <w:szCs w:val="22"/>
        </w:rPr>
        <w:lastRenderedPageBreak/>
        <w:t xml:space="preserve">also showed that there were </w:t>
      </w:r>
      <w:proofErr w:type="gramStart"/>
      <w:r w:rsidR="004A20CB" w:rsidRPr="00A3783C">
        <w:rPr>
          <w:rFonts w:ascii="Arial" w:eastAsia="Arial" w:hAnsi="Arial" w:cs="Arial"/>
          <w:iCs/>
          <w:sz w:val="22"/>
          <w:szCs w:val="22"/>
        </w:rPr>
        <w:t>a number of</w:t>
      </w:r>
      <w:proofErr w:type="gramEnd"/>
      <w:r w:rsidR="004A20CB" w:rsidRPr="00A3783C">
        <w:rPr>
          <w:rFonts w:ascii="Arial" w:eastAsia="Arial" w:hAnsi="Arial" w:cs="Arial"/>
          <w:iCs/>
          <w:sz w:val="22"/>
          <w:szCs w:val="22"/>
        </w:rPr>
        <w:t xml:space="preserve"> subjects in the treatment group who, despite </w:t>
      </w:r>
      <w:del w:id="201" w:author="Herderschee, Hayley" w:date="2023-03-07T10:29:00Z">
        <w:r w:rsidR="004A20CB" w:rsidRPr="00A3783C" w:rsidDel="008506E6">
          <w:rPr>
            <w:rFonts w:ascii="Arial" w:eastAsia="Arial" w:hAnsi="Arial" w:cs="Arial"/>
            <w:iCs/>
            <w:sz w:val="22"/>
            <w:szCs w:val="22"/>
          </w:rPr>
          <w:delText>having not</w:delText>
        </w:r>
      </w:del>
      <w:ins w:id="202" w:author="Herderschee, Hayley" w:date="2023-03-07T10:29:00Z">
        <w:r w:rsidR="008506E6">
          <w:rPr>
            <w:rFonts w:ascii="Arial" w:eastAsia="Arial" w:hAnsi="Arial" w:cs="Arial"/>
            <w:iCs/>
            <w:sz w:val="22"/>
            <w:szCs w:val="22"/>
          </w:rPr>
          <w:t>not having</w:t>
        </w:r>
      </w:ins>
      <w:r w:rsidR="004A20CB" w:rsidRPr="00A3783C">
        <w:rPr>
          <w:rFonts w:ascii="Arial" w:eastAsia="Arial" w:hAnsi="Arial" w:cs="Arial"/>
          <w:iCs/>
          <w:sz w:val="22"/>
          <w:szCs w:val="22"/>
        </w:rPr>
        <w:t xml:space="preserve"> immediately committed to changing their habits, </w:t>
      </w:r>
      <w:r w:rsidR="00071852" w:rsidRPr="00A3783C">
        <w:rPr>
          <w:rFonts w:ascii="Arial" w:eastAsia="Arial" w:hAnsi="Arial" w:cs="Arial"/>
          <w:iCs/>
          <w:sz w:val="22"/>
          <w:szCs w:val="22"/>
        </w:rPr>
        <w:t xml:space="preserve">reported changing their habits in the long term. This implies </w:t>
      </w:r>
      <w:r w:rsidR="00AF3153" w:rsidRPr="00A3783C">
        <w:rPr>
          <w:rFonts w:ascii="Arial" w:eastAsia="Arial" w:hAnsi="Arial" w:cs="Arial"/>
          <w:iCs/>
          <w:sz w:val="22"/>
          <w:szCs w:val="22"/>
        </w:rPr>
        <w:t>those subjects</w:t>
      </w:r>
      <w:r w:rsidR="00071852" w:rsidRPr="00A3783C">
        <w:rPr>
          <w:rFonts w:ascii="Arial" w:eastAsia="Arial" w:hAnsi="Arial" w:cs="Arial"/>
          <w:iCs/>
          <w:sz w:val="22"/>
          <w:szCs w:val="22"/>
        </w:rPr>
        <w:t xml:space="preserve"> reflected on their interventions</w:t>
      </w:r>
      <w:r w:rsidR="00AF3153" w:rsidRPr="00A3783C">
        <w:rPr>
          <w:rFonts w:ascii="Arial" w:eastAsia="Arial" w:hAnsi="Arial" w:cs="Arial"/>
          <w:iCs/>
          <w:sz w:val="22"/>
          <w:szCs w:val="22"/>
        </w:rPr>
        <w:t xml:space="preserve"> and ultimately changed their minds</w:t>
      </w:r>
      <w:r w:rsidR="00071852" w:rsidRPr="00A3783C">
        <w:rPr>
          <w:rFonts w:ascii="Arial" w:eastAsia="Arial" w:hAnsi="Arial" w:cs="Arial"/>
          <w:iCs/>
          <w:sz w:val="22"/>
          <w:szCs w:val="22"/>
        </w:rPr>
        <w:t xml:space="preserve">, which may have been because the physical experience of the intervention </w:t>
      </w:r>
      <w:del w:id="203" w:author="Mollie Harrison" w:date="2023-04-03T21:09:00Z">
        <w:r w:rsidR="00071852" w:rsidRPr="00A3783C" w:rsidDel="00AF0076">
          <w:rPr>
            <w:rFonts w:ascii="Arial" w:eastAsia="Arial" w:hAnsi="Arial" w:cs="Arial"/>
            <w:iCs/>
            <w:sz w:val="22"/>
            <w:szCs w:val="22"/>
          </w:rPr>
          <w:delText xml:space="preserve">(coming into the room, doing the tests, etc.) </w:delText>
        </w:r>
      </w:del>
      <w:r w:rsidR="00071852" w:rsidRPr="00A3783C">
        <w:rPr>
          <w:rFonts w:ascii="Arial" w:eastAsia="Arial" w:hAnsi="Arial" w:cs="Arial"/>
          <w:iCs/>
          <w:sz w:val="22"/>
          <w:szCs w:val="22"/>
        </w:rPr>
        <w:t>was more memorable than a single</w:t>
      </w:r>
      <w:r w:rsidR="00AF3153" w:rsidRPr="00A3783C">
        <w:rPr>
          <w:rFonts w:ascii="Arial" w:eastAsia="Arial" w:hAnsi="Arial" w:cs="Arial"/>
          <w:iCs/>
          <w:sz w:val="22"/>
          <w:szCs w:val="22"/>
        </w:rPr>
        <w:t xml:space="preserve"> online</w:t>
      </w:r>
      <w:r w:rsidR="00071852" w:rsidRPr="00A3783C">
        <w:rPr>
          <w:rFonts w:ascii="Arial" w:eastAsia="Arial" w:hAnsi="Arial" w:cs="Arial"/>
          <w:iCs/>
          <w:sz w:val="22"/>
          <w:szCs w:val="22"/>
        </w:rPr>
        <w:t xml:space="preserve"> survey, </w:t>
      </w:r>
      <w:del w:id="204" w:author="Mollie Harrison" w:date="2023-04-03T21:10:00Z">
        <w:r w:rsidR="00071852" w:rsidRPr="00A3783C" w:rsidDel="00AF0076">
          <w:rPr>
            <w:rFonts w:ascii="Arial" w:eastAsia="Arial" w:hAnsi="Arial" w:cs="Arial"/>
            <w:iCs/>
            <w:sz w:val="22"/>
            <w:szCs w:val="22"/>
          </w:rPr>
          <w:delText>as the</w:delText>
        </w:r>
      </w:del>
      <w:ins w:id="205" w:author="Mollie Harrison" w:date="2023-04-03T21:10:00Z">
        <w:r w:rsidR="00AF0076">
          <w:rPr>
            <w:rFonts w:ascii="Arial" w:eastAsia="Arial" w:hAnsi="Arial" w:cs="Arial"/>
            <w:iCs/>
            <w:sz w:val="22"/>
            <w:szCs w:val="22"/>
          </w:rPr>
          <w:t>which is what the</w:t>
        </w:r>
      </w:ins>
      <w:r w:rsidR="00071852" w:rsidRPr="00A3783C">
        <w:rPr>
          <w:rFonts w:ascii="Arial" w:eastAsia="Arial" w:hAnsi="Arial" w:cs="Arial"/>
          <w:iCs/>
          <w:sz w:val="22"/>
          <w:szCs w:val="22"/>
        </w:rPr>
        <w:t xml:space="preserve"> control group did. Further surveying of the subjects about why </w:t>
      </w:r>
      <w:del w:id="206" w:author="Herderschee, Hayley" w:date="2023-03-07T10:33:00Z">
        <w:r w:rsidR="00071852" w:rsidRPr="00A3783C" w:rsidDel="008506E6">
          <w:rPr>
            <w:rFonts w:ascii="Arial" w:eastAsia="Arial" w:hAnsi="Arial" w:cs="Arial"/>
            <w:iCs/>
            <w:sz w:val="22"/>
            <w:szCs w:val="22"/>
          </w:rPr>
          <w:delText xml:space="preserve">their </w:delText>
        </w:r>
      </w:del>
      <w:ins w:id="207" w:author="Herderschee, Hayley" w:date="2023-03-07T10:33:00Z">
        <w:r w:rsidR="008506E6" w:rsidRPr="00A3783C">
          <w:rPr>
            <w:rFonts w:ascii="Arial" w:eastAsia="Arial" w:hAnsi="Arial" w:cs="Arial"/>
            <w:iCs/>
            <w:sz w:val="22"/>
            <w:szCs w:val="22"/>
          </w:rPr>
          <w:t>the</w:t>
        </w:r>
        <w:r w:rsidR="008506E6">
          <w:rPr>
            <w:rFonts w:ascii="Arial" w:eastAsia="Arial" w:hAnsi="Arial" w:cs="Arial"/>
            <w:iCs/>
            <w:sz w:val="22"/>
            <w:szCs w:val="22"/>
          </w:rPr>
          <w:t>y</w:t>
        </w:r>
        <w:r w:rsidR="008506E6" w:rsidRPr="00A3783C">
          <w:rPr>
            <w:rFonts w:ascii="Arial" w:eastAsia="Arial" w:hAnsi="Arial" w:cs="Arial"/>
            <w:iCs/>
            <w:sz w:val="22"/>
            <w:szCs w:val="22"/>
          </w:rPr>
          <w:t xml:space="preserve"> </w:t>
        </w:r>
      </w:ins>
      <w:r w:rsidR="00071852" w:rsidRPr="00A3783C">
        <w:rPr>
          <w:rFonts w:ascii="Arial" w:eastAsia="Arial" w:hAnsi="Arial" w:cs="Arial"/>
          <w:iCs/>
          <w:sz w:val="22"/>
          <w:szCs w:val="22"/>
        </w:rPr>
        <w:t xml:space="preserve">changed their habits could be informative, as well as surveying at various </w:t>
      </w:r>
      <w:r w:rsidR="00AF3153" w:rsidRPr="00A3783C">
        <w:rPr>
          <w:rFonts w:ascii="Arial" w:eastAsia="Arial" w:hAnsi="Arial" w:cs="Arial"/>
          <w:iCs/>
          <w:sz w:val="22"/>
          <w:szCs w:val="22"/>
        </w:rPr>
        <w:t xml:space="preserve">time </w:t>
      </w:r>
      <w:r w:rsidR="00071852" w:rsidRPr="00A3783C">
        <w:rPr>
          <w:rFonts w:ascii="Arial" w:eastAsia="Arial" w:hAnsi="Arial" w:cs="Arial"/>
          <w:iCs/>
          <w:sz w:val="22"/>
          <w:szCs w:val="22"/>
        </w:rPr>
        <w:t xml:space="preserve">benchmarks, such as one week, three weeks, and a month post-intervention. </w:t>
      </w:r>
    </w:p>
    <w:p w14:paraId="5796795B" w14:textId="77777777" w:rsidR="009F4904" w:rsidRPr="00A3783C" w:rsidRDefault="009F4904" w:rsidP="008506E6">
      <w:pPr>
        <w:spacing w:line="360" w:lineRule="auto"/>
        <w:jc w:val="both"/>
        <w:rPr>
          <w:rFonts w:ascii="Arial" w:eastAsia="Arial" w:hAnsi="Arial" w:cs="Arial"/>
          <w:iCs/>
          <w:sz w:val="22"/>
          <w:szCs w:val="22"/>
        </w:rPr>
      </w:pPr>
    </w:p>
    <w:p w14:paraId="74001435" w14:textId="3DE47173" w:rsidR="00C268BE" w:rsidRPr="00A3783C" w:rsidRDefault="009F4904"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t xml:space="preserve">Another </w:t>
      </w:r>
      <w:del w:id="208" w:author="Herderschee, Hayley" w:date="2023-03-07T10:34:00Z">
        <w:r w:rsidRPr="00A3783C" w:rsidDel="008506E6">
          <w:rPr>
            <w:rFonts w:ascii="Arial" w:eastAsia="Arial" w:hAnsi="Arial" w:cs="Arial"/>
            <w:iCs/>
            <w:sz w:val="22"/>
            <w:szCs w:val="22"/>
          </w:rPr>
          <w:delText>redesign of the study</w:delText>
        </w:r>
      </w:del>
      <w:ins w:id="209" w:author="Herderschee, Hayley" w:date="2023-03-07T10:34:00Z">
        <w:r w:rsidR="008506E6">
          <w:rPr>
            <w:rFonts w:ascii="Arial" w:eastAsia="Arial" w:hAnsi="Arial" w:cs="Arial"/>
            <w:iCs/>
            <w:sz w:val="22"/>
            <w:szCs w:val="22"/>
          </w:rPr>
          <w:t>study redesign</w:t>
        </w:r>
      </w:ins>
      <w:r w:rsidRPr="00A3783C">
        <w:rPr>
          <w:rFonts w:ascii="Arial" w:eastAsia="Arial" w:hAnsi="Arial" w:cs="Arial"/>
          <w:iCs/>
          <w:sz w:val="22"/>
          <w:szCs w:val="22"/>
        </w:rPr>
        <w:t xml:space="preserve"> could </w:t>
      </w:r>
      <w:r w:rsidR="00C268BE" w:rsidRPr="00A3783C">
        <w:rPr>
          <w:rFonts w:ascii="Arial" w:eastAsia="Arial" w:hAnsi="Arial" w:cs="Arial"/>
          <w:iCs/>
          <w:sz w:val="22"/>
          <w:szCs w:val="22"/>
        </w:rPr>
        <w:t xml:space="preserve">also help address </w:t>
      </w:r>
      <w:r w:rsidR="00AF3153" w:rsidRPr="00A3783C">
        <w:rPr>
          <w:rFonts w:ascii="Arial" w:eastAsia="Arial" w:hAnsi="Arial" w:cs="Arial"/>
          <w:iCs/>
          <w:sz w:val="22"/>
          <w:szCs w:val="22"/>
        </w:rPr>
        <w:t>discrepancies</w:t>
      </w:r>
      <w:r w:rsidR="00C268BE" w:rsidRPr="00A3783C">
        <w:rPr>
          <w:rFonts w:ascii="Arial" w:eastAsia="Arial" w:hAnsi="Arial" w:cs="Arial"/>
          <w:iCs/>
          <w:sz w:val="22"/>
          <w:szCs w:val="22"/>
        </w:rPr>
        <w:t xml:space="preserve"> between the control and treatment groups’ interventions. The control group’s intervention was composed solely of facts about the negative effects of electronic distractions (</w:t>
      </w:r>
      <w:commentRangeStart w:id="210"/>
      <w:r w:rsidR="00C268BE" w:rsidRPr="00A3783C">
        <w:rPr>
          <w:rFonts w:ascii="Arial" w:eastAsia="Arial" w:hAnsi="Arial" w:cs="Arial"/>
          <w:iCs/>
          <w:sz w:val="22"/>
          <w:szCs w:val="22"/>
        </w:rPr>
        <w:t>Supp Fig 3</w:t>
      </w:r>
      <w:commentRangeEnd w:id="210"/>
      <w:r w:rsidR="00AF0076">
        <w:rPr>
          <w:rStyle w:val="CommentReference"/>
        </w:rPr>
        <w:commentReference w:id="210"/>
      </w:r>
      <w:r w:rsidR="00C268BE" w:rsidRPr="00A3783C">
        <w:rPr>
          <w:rFonts w:ascii="Arial" w:eastAsia="Arial" w:hAnsi="Arial" w:cs="Arial"/>
          <w:iCs/>
          <w:sz w:val="22"/>
          <w:szCs w:val="22"/>
        </w:rPr>
        <w:t xml:space="preserve">). However, there were no measures to ensure the </w:t>
      </w:r>
      <w:r w:rsidR="00AF3153" w:rsidRPr="00A3783C">
        <w:rPr>
          <w:rFonts w:ascii="Arial" w:eastAsia="Arial" w:hAnsi="Arial" w:cs="Arial"/>
          <w:iCs/>
          <w:sz w:val="22"/>
          <w:szCs w:val="22"/>
        </w:rPr>
        <w:t xml:space="preserve">same </w:t>
      </w:r>
      <w:r w:rsidR="00C268BE" w:rsidRPr="00A3783C">
        <w:rPr>
          <w:rFonts w:ascii="Arial" w:eastAsia="Arial" w:hAnsi="Arial" w:cs="Arial"/>
          <w:iCs/>
          <w:sz w:val="22"/>
          <w:szCs w:val="22"/>
        </w:rPr>
        <w:t xml:space="preserve">in the treatment group; </w:t>
      </w:r>
      <w:del w:id="211" w:author="Amber Abbott" w:date="2023-03-13T19:35:00Z">
        <w:r w:rsidR="00C268BE" w:rsidRPr="00A3783C" w:rsidDel="00ED546B">
          <w:rPr>
            <w:rFonts w:ascii="Arial" w:eastAsia="Arial" w:hAnsi="Arial" w:cs="Arial"/>
            <w:iCs/>
            <w:sz w:val="22"/>
            <w:szCs w:val="22"/>
          </w:rPr>
          <w:delText xml:space="preserve">it’s </w:delText>
        </w:r>
      </w:del>
      <w:ins w:id="212" w:author="Amber Abbott" w:date="2023-03-13T19:35:00Z">
        <w:r w:rsidR="00ED546B">
          <w:rPr>
            <w:rFonts w:ascii="Arial" w:eastAsia="Arial" w:hAnsi="Arial" w:cs="Arial"/>
            <w:iCs/>
            <w:sz w:val="22"/>
            <w:szCs w:val="22"/>
          </w:rPr>
          <w:t>it is</w:t>
        </w:r>
        <w:r w:rsidR="00ED546B" w:rsidRPr="00A3783C">
          <w:rPr>
            <w:rFonts w:ascii="Arial" w:eastAsia="Arial" w:hAnsi="Arial" w:cs="Arial"/>
            <w:iCs/>
            <w:sz w:val="22"/>
            <w:szCs w:val="22"/>
          </w:rPr>
          <w:t xml:space="preserve"> </w:t>
        </w:r>
      </w:ins>
      <w:r w:rsidR="00C268BE" w:rsidRPr="00A3783C">
        <w:rPr>
          <w:rFonts w:ascii="Arial" w:eastAsia="Arial" w:hAnsi="Arial" w:cs="Arial"/>
          <w:iCs/>
          <w:sz w:val="22"/>
          <w:szCs w:val="22"/>
        </w:rPr>
        <w:t xml:space="preserve">possible </w:t>
      </w:r>
      <w:ins w:id="213" w:author="Herderschee, Hayley" w:date="2023-03-07T10:34:00Z">
        <w:r w:rsidR="008506E6">
          <w:rPr>
            <w:rFonts w:ascii="Arial" w:eastAsia="Arial" w:hAnsi="Arial" w:cs="Arial"/>
            <w:iCs/>
            <w:sz w:val="22"/>
            <w:szCs w:val="22"/>
          </w:rPr>
          <w:t xml:space="preserve">that </w:t>
        </w:r>
      </w:ins>
      <w:ins w:id="214" w:author="Mollie Harrison" w:date="2023-04-03T21:11:00Z">
        <w:r w:rsidR="00AF0076">
          <w:rPr>
            <w:rFonts w:ascii="Arial" w:eastAsia="Arial" w:hAnsi="Arial" w:cs="Arial"/>
            <w:iCs/>
            <w:sz w:val="22"/>
            <w:szCs w:val="22"/>
          </w:rPr>
          <w:t xml:space="preserve">the </w:t>
        </w:r>
      </w:ins>
      <w:r w:rsidR="00AF3153" w:rsidRPr="00A3783C">
        <w:rPr>
          <w:rFonts w:ascii="Arial" w:eastAsia="Arial" w:hAnsi="Arial" w:cs="Arial"/>
          <w:iCs/>
          <w:sz w:val="22"/>
          <w:szCs w:val="22"/>
        </w:rPr>
        <w:t xml:space="preserve">treatment group </w:t>
      </w:r>
      <w:r w:rsidR="00C268BE" w:rsidRPr="00A3783C">
        <w:rPr>
          <w:rFonts w:ascii="Arial" w:eastAsia="Arial" w:hAnsi="Arial" w:cs="Arial"/>
          <w:iCs/>
          <w:sz w:val="22"/>
          <w:szCs w:val="22"/>
        </w:rPr>
        <w:t xml:space="preserve">subjects could have seen an </w:t>
      </w:r>
      <w:commentRangeStart w:id="215"/>
      <w:r w:rsidR="00C268BE" w:rsidRPr="00A3783C">
        <w:rPr>
          <w:rFonts w:ascii="Arial" w:eastAsia="Arial" w:hAnsi="Arial" w:cs="Arial"/>
          <w:iCs/>
          <w:sz w:val="22"/>
          <w:szCs w:val="22"/>
        </w:rPr>
        <w:t xml:space="preserve">increase in </w:t>
      </w:r>
      <w:r w:rsidR="00AF3153" w:rsidRPr="00A3783C">
        <w:rPr>
          <w:rFonts w:ascii="Arial" w:eastAsia="Arial" w:hAnsi="Arial" w:cs="Arial"/>
          <w:iCs/>
          <w:sz w:val="22"/>
          <w:szCs w:val="22"/>
        </w:rPr>
        <w:t xml:space="preserve">their </w:t>
      </w:r>
      <w:r w:rsidR="00C268BE" w:rsidRPr="00A3783C">
        <w:rPr>
          <w:rFonts w:ascii="Arial" w:eastAsia="Arial" w:hAnsi="Arial" w:cs="Arial"/>
          <w:iCs/>
          <w:sz w:val="22"/>
          <w:szCs w:val="22"/>
        </w:rPr>
        <w:t>distraction</w:t>
      </w:r>
      <w:r w:rsidR="00AF3153" w:rsidRPr="00A3783C">
        <w:rPr>
          <w:rFonts w:ascii="Arial" w:eastAsia="Arial" w:hAnsi="Arial" w:cs="Arial"/>
          <w:iCs/>
          <w:sz w:val="22"/>
          <w:szCs w:val="22"/>
        </w:rPr>
        <w:t xml:space="preserve"> scores</w:t>
      </w:r>
      <w:del w:id="216" w:author="Herderschee, Hayley" w:date="2023-03-07T10:34:00Z">
        <w:r w:rsidR="00AF3153" w:rsidRPr="00A3783C" w:rsidDel="008506E6">
          <w:rPr>
            <w:rFonts w:ascii="Arial" w:eastAsia="Arial" w:hAnsi="Arial" w:cs="Arial"/>
            <w:iCs/>
            <w:sz w:val="22"/>
            <w:szCs w:val="22"/>
          </w:rPr>
          <w:delText>,</w:delText>
        </w:r>
      </w:del>
      <w:r w:rsidR="00AF3153" w:rsidRPr="00A3783C">
        <w:rPr>
          <w:rFonts w:ascii="Arial" w:eastAsia="Arial" w:hAnsi="Arial" w:cs="Arial"/>
          <w:iCs/>
          <w:sz w:val="22"/>
          <w:szCs w:val="22"/>
        </w:rPr>
        <w:t xml:space="preserve"> compared to silence</w:t>
      </w:r>
      <w:commentRangeEnd w:id="215"/>
      <w:r w:rsidR="00AF0076">
        <w:rPr>
          <w:rStyle w:val="CommentReference"/>
        </w:rPr>
        <w:commentReference w:id="215"/>
      </w:r>
      <w:r w:rsidR="00C268BE" w:rsidRPr="00A3783C">
        <w:rPr>
          <w:rFonts w:ascii="Arial" w:eastAsia="Arial" w:hAnsi="Arial" w:cs="Arial"/>
          <w:iCs/>
          <w:sz w:val="22"/>
          <w:szCs w:val="22"/>
        </w:rPr>
        <w:t xml:space="preserve">. </w:t>
      </w:r>
      <w:del w:id="217" w:author="Herderschee, Hayley" w:date="2023-03-07T10:34:00Z">
        <w:r w:rsidRPr="00A3783C" w:rsidDel="008506E6">
          <w:rPr>
            <w:rFonts w:ascii="Arial" w:eastAsia="Arial" w:hAnsi="Arial" w:cs="Arial"/>
            <w:iCs/>
            <w:sz w:val="22"/>
            <w:szCs w:val="22"/>
          </w:rPr>
          <w:delText xml:space="preserve">At </w:delText>
        </w:r>
      </w:del>
      <w:ins w:id="218" w:author="Mollie Harrison" w:date="2023-04-03T21:12:00Z">
        <w:r w:rsidR="00AF0076">
          <w:rPr>
            <w:rFonts w:ascii="Arial" w:eastAsia="Arial" w:hAnsi="Arial" w:cs="Arial"/>
            <w:iCs/>
            <w:sz w:val="22"/>
            <w:szCs w:val="22"/>
          </w:rPr>
          <w:t>T</w:t>
        </w:r>
      </w:ins>
      <w:ins w:id="219" w:author="Herderschee, Hayley" w:date="2023-03-07T10:34:00Z">
        <w:del w:id="220" w:author="Mollie Harrison" w:date="2023-04-03T21:12:00Z">
          <w:r w:rsidR="008506E6" w:rsidDel="00AF0076">
            <w:rPr>
              <w:rFonts w:ascii="Arial" w:eastAsia="Arial" w:hAnsi="Arial" w:cs="Arial"/>
              <w:iCs/>
              <w:sz w:val="22"/>
              <w:szCs w:val="22"/>
            </w:rPr>
            <w:delText>In</w:delText>
          </w:r>
          <w:r w:rsidR="008506E6" w:rsidRPr="00A3783C" w:rsidDel="00AF0076">
            <w:rPr>
              <w:rFonts w:ascii="Arial" w:eastAsia="Arial" w:hAnsi="Arial" w:cs="Arial"/>
              <w:iCs/>
              <w:sz w:val="22"/>
              <w:szCs w:val="22"/>
            </w:rPr>
            <w:delText xml:space="preserve"> </w:delText>
          </w:r>
        </w:del>
      </w:ins>
      <w:del w:id="221" w:author="Mollie Harrison" w:date="2023-04-03T21:12:00Z">
        <w:r w:rsidRPr="00A3783C" w:rsidDel="00AF0076">
          <w:rPr>
            <w:rFonts w:ascii="Arial" w:eastAsia="Arial" w:hAnsi="Arial" w:cs="Arial"/>
            <w:iCs/>
            <w:sz w:val="22"/>
            <w:szCs w:val="22"/>
          </w:rPr>
          <w:delText>the present sample size t</w:delText>
        </w:r>
      </w:del>
      <w:r w:rsidRPr="00A3783C">
        <w:rPr>
          <w:rFonts w:ascii="Arial" w:eastAsia="Arial" w:hAnsi="Arial" w:cs="Arial"/>
          <w:iCs/>
          <w:sz w:val="22"/>
          <w:szCs w:val="22"/>
        </w:rPr>
        <w:t>his was the case</w:t>
      </w:r>
      <w:r w:rsidR="00AF3153" w:rsidRPr="00A3783C">
        <w:rPr>
          <w:rFonts w:ascii="Arial" w:eastAsia="Arial" w:hAnsi="Arial" w:cs="Arial"/>
          <w:iCs/>
          <w:sz w:val="22"/>
          <w:szCs w:val="22"/>
        </w:rPr>
        <w:t xml:space="preserve"> for some subjects </w:t>
      </w:r>
      <w:ins w:id="222" w:author="Mollie Harrison" w:date="2023-04-03T21:12:00Z">
        <w:r w:rsidR="00AF0076">
          <w:rPr>
            <w:rFonts w:ascii="Arial" w:eastAsia="Arial" w:hAnsi="Arial" w:cs="Arial"/>
            <w:iCs/>
            <w:sz w:val="22"/>
            <w:szCs w:val="22"/>
          </w:rPr>
          <w:t xml:space="preserve">in the study </w:t>
        </w:r>
      </w:ins>
      <w:r w:rsidRPr="00A3783C">
        <w:rPr>
          <w:rFonts w:ascii="Arial" w:eastAsia="Arial" w:hAnsi="Arial" w:cs="Arial"/>
          <w:iCs/>
          <w:sz w:val="22"/>
          <w:szCs w:val="22"/>
        </w:rPr>
        <w:t>(</w:t>
      </w:r>
      <w:r w:rsidR="00BB2F78" w:rsidRPr="00A3783C">
        <w:rPr>
          <w:rFonts w:ascii="Arial" w:eastAsia="Arial" w:hAnsi="Arial" w:cs="Arial"/>
          <w:iCs/>
          <w:sz w:val="22"/>
          <w:szCs w:val="22"/>
        </w:rPr>
        <w:t>Table 1</w:t>
      </w:r>
      <w:r w:rsidRPr="00A3783C">
        <w:rPr>
          <w:rFonts w:ascii="Arial" w:eastAsia="Arial" w:hAnsi="Arial" w:cs="Arial"/>
          <w:iCs/>
          <w:sz w:val="22"/>
          <w:szCs w:val="22"/>
        </w:rPr>
        <w:t xml:space="preserve">). </w:t>
      </w:r>
      <w:commentRangeStart w:id="223"/>
      <w:r w:rsidRPr="00A3783C">
        <w:rPr>
          <w:rFonts w:ascii="Arial" w:eastAsia="Arial" w:hAnsi="Arial" w:cs="Arial"/>
          <w:iCs/>
          <w:sz w:val="22"/>
          <w:szCs w:val="22"/>
        </w:rPr>
        <w:t>This</w:t>
      </w:r>
      <w:commentRangeEnd w:id="223"/>
      <w:r w:rsidR="00AF0076">
        <w:rPr>
          <w:rStyle w:val="CommentReference"/>
        </w:rPr>
        <w:commentReference w:id="223"/>
      </w:r>
      <w:r w:rsidRPr="00A3783C">
        <w:rPr>
          <w:rFonts w:ascii="Arial" w:eastAsia="Arial" w:hAnsi="Arial" w:cs="Arial"/>
          <w:iCs/>
          <w:sz w:val="22"/>
          <w:szCs w:val="22"/>
        </w:rPr>
        <w:t xml:space="preserve"> results in unbalanced interventions that could impact the</w:t>
      </w:r>
      <w:r w:rsidR="00A32E6D" w:rsidRPr="00A3783C">
        <w:rPr>
          <w:rFonts w:ascii="Arial" w:eastAsia="Arial" w:hAnsi="Arial" w:cs="Arial"/>
          <w:iCs/>
          <w:sz w:val="22"/>
          <w:szCs w:val="22"/>
        </w:rPr>
        <w:t xml:space="preserve"> short- and long-term results</w:t>
      </w:r>
      <w:r w:rsidRPr="00A3783C">
        <w:rPr>
          <w:rFonts w:ascii="Arial" w:eastAsia="Arial" w:hAnsi="Arial" w:cs="Arial"/>
          <w:iCs/>
          <w:sz w:val="22"/>
          <w:szCs w:val="22"/>
        </w:rPr>
        <w:t xml:space="preserve">. For instance, </w:t>
      </w:r>
      <w:r w:rsidR="00A32E6D" w:rsidRPr="00A3783C">
        <w:rPr>
          <w:rFonts w:ascii="Arial" w:eastAsia="Arial" w:hAnsi="Arial" w:cs="Arial"/>
          <w:iCs/>
          <w:sz w:val="22"/>
          <w:szCs w:val="22"/>
        </w:rPr>
        <w:t xml:space="preserve">13 </w:t>
      </w:r>
      <w:r w:rsidRPr="00A3783C">
        <w:rPr>
          <w:rFonts w:ascii="Arial" w:eastAsia="Arial" w:hAnsi="Arial" w:cs="Arial"/>
          <w:iCs/>
          <w:sz w:val="22"/>
          <w:szCs w:val="22"/>
        </w:rPr>
        <w:t xml:space="preserve">subjects in the treatment group saw </w:t>
      </w:r>
      <w:r w:rsidR="00A32E6D" w:rsidRPr="00A3783C">
        <w:rPr>
          <w:rFonts w:ascii="Arial" w:eastAsia="Arial" w:hAnsi="Arial" w:cs="Arial"/>
          <w:iCs/>
          <w:sz w:val="22"/>
          <w:szCs w:val="22"/>
        </w:rPr>
        <w:t xml:space="preserve">lyrical music benefit </w:t>
      </w:r>
      <w:r w:rsidR="00A81C5F" w:rsidRPr="00A3783C">
        <w:rPr>
          <w:rFonts w:ascii="Arial" w:eastAsia="Arial" w:hAnsi="Arial" w:cs="Arial"/>
          <w:iCs/>
          <w:sz w:val="22"/>
          <w:szCs w:val="22"/>
        </w:rPr>
        <w:t>their scores</w:t>
      </w:r>
      <w:del w:id="224" w:author="Herderschee, Hayley" w:date="2023-03-07T10:34:00Z">
        <w:r w:rsidRPr="00A3783C" w:rsidDel="008506E6">
          <w:rPr>
            <w:rFonts w:ascii="Arial" w:eastAsia="Arial" w:hAnsi="Arial" w:cs="Arial"/>
            <w:iCs/>
            <w:sz w:val="22"/>
            <w:szCs w:val="22"/>
          </w:rPr>
          <w:delText>, while</w:delText>
        </w:r>
      </w:del>
      <w:ins w:id="225" w:author="Herderschee, Hayley" w:date="2023-03-07T10:34:00Z">
        <w:r w:rsidR="008506E6">
          <w:rPr>
            <w:rFonts w:ascii="Arial" w:eastAsia="Arial" w:hAnsi="Arial" w:cs="Arial"/>
            <w:iCs/>
            <w:sz w:val="22"/>
            <w:szCs w:val="22"/>
          </w:rPr>
          <w:t>. In contrast,</w:t>
        </w:r>
      </w:ins>
      <w:r w:rsidRPr="00A3783C">
        <w:rPr>
          <w:rFonts w:ascii="Arial" w:eastAsia="Arial" w:hAnsi="Arial" w:cs="Arial"/>
          <w:iCs/>
          <w:sz w:val="22"/>
          <w:szCs w:val="22"/>
        </w:rPr>
        <w:t xml:space="preserve"> those in the </w:t>
      </w:r>
      <w:r w:rsidR="00A81C5F" w:rsidRPr="00A3783C">
        <w:rPr>
          <w:rFonts w:ascii="Arial" w:eastAsia="Arial" w:hAnsi="Arial" w:cs="Arial"/>
          <w:iCs/>
          <w:sz w:val="22"/>
          <w:szCs w:val="22"/>
        </w:rPr>
        <w:t xml:space="preserve">control </w:t>
      </w:r>
      <w:r w:rsidRPr="00A3783C">
        <w:rPr>
          <w:rFonts w:ascii="Arial" w:eastAsia="Arial" w:hAnsi="Arial" w:cs="Arial"/>
          <w:iCs/>
          <w:sz w:val="22"/>
          <w:szCs w:val="22"/>
        </w:rPr>
        <w:t>group were told</w:t>
      </w:r>
      <w:r w:rsidR="00A32E6D" w:rsidRPr="00A3783C">
        <w:rPr>
          <w:rFonts w:ascii="Arial" w:eastAsia="Arial" w:hAnsi="Arial" w:cs="Arial"/>
          <w:iCs/>
          <w:sz w:val="22"/>
          <w:szCs w:val="22"/>
        </w:rPr>
        <w:t xml:space="preserve"> </w:t>
      </w:r>
      <w:ins w:id="226" w:author="Herderschee, Hayley" w:date="2023-03-07T10:35:00Z">
        <w:r w:rsidR="008506E6">
          <w:rPr>
            <w:rFonts w:ascii="Arial" w:eastAsia="Arial" w:hAnsi="Arial" w:cs="Arial"/>
            <w:iCs/>
            <w:sz w:val="22"/>
            <w:szCs w:val="22"/>
          </w:rPr>
          <w:t xml:space="preserve">that </w:t>
        </w:r>
      </w:ins>
      <w:r w:rsidR="00A32E6D" w:rsidRPr="00A3783C">
        <w:rPr>
          <w:rFonts w:ascii="Arial" w:eastAsia="Arial" w:hAnsi="Arial" w:cs="Arial"/>
          <w:iCs/>
          <w:sz w:val="22"/>
          <w:szCs w:val="22"/>
        </w:rPr>
        <w:t>listening to lyrical music negatively impacts mental math skills</w:t>
      </w:r>
      <w:r w:rsidRPr="00A3783C">
        <w:rPr>
          <w:rFonts w:ascii="Arial" w:eastAsia="Arial" w:hAnsi="Arial" w:cs="Arial"/>
          <w:iCs/>
          <w:sz w:val="22"/>
          <w:szCs w:val="22"/>
        </w:rPr>
        <w:t xml:space="preserve">, </w:t>
      </w:r>
      <w:r w:rsidR="00A32E6D" w:rsidRPr="00A3783C">
        <w:rPr>
          <w:rFonts w:ascii="Arial" w:eastAsia="Arial" w:hAnsi="Arial" w:cs="Arial"/>
          <w:iCs/>
          <w:sz w:val="22"/>
          <w:szCs w:val="22"/>
        </w:rPr>
        <w:t xml:space="preserve">which could result </w:t>
      </w:r>
      <w:r w:rsidRPr="00A3783C">
        <w:rPr>
          <w:rFonts w:ascii="Arial" w:eastAsia="Arial" w:hAnsi="Arial" w:cs="Arial"/>
          <w:iCs/>
          <w:sz w:val="22"/>
          <w:szCs w:val="22"/>
        </w:rPr>
        <w:t xml:space="preserve">in opposite </w:t>
      </w:r>
      <w:r w:rsidR="00A32E6D" w:rsidRPr="00A3783C">
        <w:rPr>
          <w:rFonts w:ascii="Arial" w:eastAsia="Arial" w:hAnsi="Arial" w:cs="Arial"/>
          <w:iCs/>
          <w:sz w:val="22"/>
          <w:szCs w:val="22"/>
        </w:rPr>
        <w:t>initial commitments, not because of differences in the style of their interventions</w:t>
      </w:r>
      <w:del w:id="227" w:author="Herderschee, Hayley" w:date="2023-03-07T10:35:00Z">
        <w:r w:rsidR="00A32E6D" w:rsidRPr="00A3783C" w:rsidDel="008506E6">
          <w:rPr>
            <w:rFonts w:ascii="Arial" w:eastAsia="Arial" w:hAnsi="Arial" w:cs="Arial"/>
            <w:iCs/>
            <w:sz w:val="22"/>
            <w:szCs w:val="22"/>
          </w:rPr>
          <w:delText>,</w:delText>
        </w:r>
      </w:del>
      <w:r w:rsidR="00A32E6D" w:rsidRPr="00A3783C">
        <w:rPr>
          <w:rFonts w:ascii="Arial" w:eastAsia="Arial" w:hAnsi="Arial" w:cs="Arial"/>
          <w:iCs/>
          <w:sz w:val="22"/>
          <w:szCs w:val="22"/>
        </w:rPr>
        <w:t xml:space="preserve"> but because of quirks in the study design (Table 1)</w:t>
      </w:r>
      <w:r w:rsidRPr="00A3783C">
        <w:rPr>
          <w:rFonts w:ascii="Arial" w:eastAsia="Arial" w:hAnsi="Arial" w:cs="Arial"/>
          <w:iCs/>
          <w:sz w:val="22"/>
          <w:szCs w:val="22"/>
        </w:rPr>
        <w:t xml:space="preserve">. </w:t>
      </w:r>
      <w:commentRangeStart w:id="228"/>
      <w:proofErr w:type="gramStart"/>
      <w:r w:rsidRPr="00A3783C">
        <w:rPr>
          <w:rFonts w:ascii="Arial" w:eastAsia="Arial" w:hAnsi="Arial" w:cs="Arial"/>
          <w:iCs/>
          <w:sz w:val="22"/>
          <w:szCs w:val="22"/>
        </w:rPr>
        <w:t>In order to</w:t>
      </w:r>
      <w:proofErr w:type="gramEnd"/>
      <w:r w:rsidRPr="00A3783C">
        <w:rPr>
          <w:rFonts w:ascii="Arial" w:eastAsia="Arial" w:hAnsi="Arial" w:cs="Arial"/>
          <w:iCs/>
          <w:sz w:val="22"/>
          <w:szCs w:val="22"/>
        </w:rPr>
        <w:t xml:space="preserve"> address this difference, a fixed test that showed only negative results </w:t>
      </w:r>
      <w:r w:rsidR="00A32E6D" w:rsidRPr="00A3783C">
        <w:rPr>
          <w:rFonts w:ascii="Arial" w:eastAsia="Arial" w:hAnsi="Arial" w:cs="Arial"/>
          <w:iCs/>
          <w:sz w:val="22"/>
          <w:szCs w:val="22"/>
        </w:rPr>
        <w:t xml:space="preserve">for certain </w:t>
      </w:r>
      <w:r w:rsidRPr="00A3783C">
        <w:rPr>
          <w:rFonts w:ascii="Arial" w:eastAsia="Arial" w:hAnsi="Arial" w:cs="Arial"/>
          <w:iCs/>
          <w:sz w:val="22"/>
          <w:szCs w:val="22"/>
        </w:rPr>
        <w:t xml:space="preserve">distractions could be used to control more variables and decrease uncertainty. </w:t>
      </w:r>
      <w:commentRangeEnd w:id="228"/>
      <w:r w:rsidR="00B57D6B">
        <w:rPr>
          <w:rStyle w:val="CommentReference"/>
        </w:rPr>
        <w:commentReference w:id="228"/>
      </w:r>
      <w:r w:rsidR="00802B6F" w:rsidRPr="00A3783C">
        <w:rPr>
          <w:rFonts w:ascii="Arial" w:eastAsia="Arial" w:hAnsi="Arial" w:cs="Arial"/>
          <w:iCs/>
          <w:sz w:val="22"/>
          <w:szCs w:val="22"/>
        </w:rPr>
        <w:t xml:space="preserve">Additionally, including </w:t>
      </w:r>
      <w:del w:id="229" w:author="Herderschee, Hayley" w:date="2023-03-07T10:35:00Z">
        <w:r w:rsidR="00802B6F" w:rsidRPr="00A3783C" w:rsidDel="008506E6">
          <w:rPr>
            <w:rFonts w:ascii="Arial" w:eastAsia="Arial" w:hAnsi="Arial" w:cs="Arial"/>
            <w:iCs/>
            <w:sz w:val="22"/>
            <w:szCs w:val="22"/>
          </w:rPr>
          <w:delText xml:space="preserve">both </w:delText>
        </w:r>
      </w:del>
      <w:r w:rsidR="00802B6F" w:rsidRPr="00A3783C">
        <w:rPr>
          <w:rFonts w:ascii="Arial" w:eastAsia="Arial" w:hAnsi="Arial" w:cs="Arial"/>
          <w:iCs/>
          <w:sz w:val="22"/>
          <w:szCs w:val="22"/>
        </w:rPr>
        <w:t xml:space="preserve">positive and negative facts about the effects of various electronic distractions could </w:t>
      </w:r>
      <w:r w:rsidR="00255F47" w:rsidRPr="00A3783C">
        <w:rPr>
          <w:rFonts w:ascii="Arial" w:eastAsia="Arial" w:hAnsi="Arial" w:cs="Arial"/>
          <w:iCs/>
          <w:sz w:val="22"/>
          <w:szCs w:val="22"/>
        </w:rPr>
        <w:t>simulate a more realistic experience</w:t>
      </w:r>
      <w:del w:id="230" w:author="Herderschee, Hayley" w:date="2023-03-07T10:35:00Z">
        <w:r w:rsidR="00802B6F" w:rsidRPr="00A3783C" w:rsidDel="008506E6">
          <w:rPr>
            <w:rFonts w:ascii="Arial" w:eastAsia="Arial" w:hAnsi="Arial" w:cs="Arial"/>
            <w:iCs/>
            <w:sz w:val="22"/>
            <w:szCs w:val="22"/>
          </w:rPr>
          <w:delText>,</w:delText>
        </w:r>
      </w:del>
      <w:r w:rsidR="00802B6F" w:rsidRPr="00A3783C">
        <w:rPr>
          <w:rFonts w:ascii="Arial" w:eastAsia="Arial" w:hAnsi="Arial" w:cs="Arial"/>
          <w:iCs/>
          <w:sz w:val="22"/>
          <w:szCs w:val="22"/>
        </w:rPr>
        <w:t xml:space="preserve"> but </w:t>
      </w:r>
      <w:r w:rsidR="00255F47" w:rsidRPr="00A3783C">
        <w:rPr>
          <w:rFonts w:ascii="Arial" w:eastAsia="Arial" w:hAnsi="Arial" w:cs="Arial"/>
          <w:iCs/>
          <w:sz w:val="22"/>
          <w:szCs w:val="22"/>
        </w:rPr>
        <w:t xml:space="preserve">would increase uncertainty around </w:t>
      </w:r>
      <w:r w:rsidR="00255F47" w:rsidRPr="00B57D6B">
        <w:rPr>
          <w:rFonts w:ascii="Arial" w:eastAsia="Arial" w:hAnsi="Arial" w:cs="Arial"/>
          <w:iCs/>
          <w:sz w:val="22"/>
          <w:szCs w:val="22"/>
          <w:rPrChange w:id="231" w:author="Mollie Harrison" w:date="2023-04-03T21:15:00Z">
            <w:rPr>
              <w:rFonts w:ascii="Arial" w:eastAsia="Arial" w:hAnsi="Arial" w:cs="Arial"/>
              <w:i/>
              <w:sz w:val="22"/>
              <w:szCs w:val="22"/>
            </w:rPr>
          </w:rPrChange>
        </w:rPr>
        <w:t>what</w:t>
      </w:r>
      <w:r w:rsidR="00255F47" w:rsidRPr="00A3783C">
        <w:rPr>
          <w:rFonts w:ascii="Arial" w:eastAsia="Arial" w:hAnsi="Arial" w:cs="Arial"/>
          <w:iCs/>
          <w:sz w:val="22"/>
          <w:szCs w:val="22"/>
        </w:rPr>
        <w:t xml:space="preserve"> </w:t>
      </w:r>
      <w:ins w:id="232" w:author="Mollie Harrison" w:date="2023-04-03T21:15:00Z">
        <w:r w:rsidR="00B57D6B">
          <w:rPr>
            <w:rFonts w:ascii="Arial" w:eastAsia="Arial" w:hAnsi="Arial" w:cs="Arial"/>
            <w:iCs/>
            <w:sz w:val="22"/>
            <w:szCs w:val="22"/>
          </w:rPr>
          <w:t>influenced students’ decisions</w:t>
        </w:r>
      </w:ins>
      <w:ins w:id="233" w:author="Mollie Harrison" w:date="2023-04-03T21:16:00Z">
        <w:r w:rsidR="00B57D6B">
          <w:rPr>
            <w:rFonts w:ascii="Arial" w:eastAsia="Arial" w:hAnsi="Arial" w:cs="Arial"/>
            <w:iCs/>
            <w:sz w:val="22"/>
            <w:szCs w:val="22"/>
          </w:rPr>
          <w:t xml:space="preserve"> to </w:t>
        </w:r>
      </w:ins>
      <w:r w:rsidR="00255F47" w:rsidRPr="00A3783C">
        <w:rPr>
          <w:rFonts w:ascii="Arial" w:eastAsia="Arial" w:hAnsi="Arial" w:cs="Arial"/>
          <w:iCs/>
          <w:sz w:val="22"/>
          <w:szCs w:val="22"/>
        </w:rPr>
        <w:t>change</w:t>
      </w:r>
      <w:ins w:id="234" w:author="Mollie Harrison" w:date="2023-04-03T21:16:00Z">
        <w:r w:rsidR="00B57D6B">
          <w:rPr>
            <w:rFonts w:ascii="Arial" w:eastAsia="Arial" w:hAnsi="Arial" w:cs="Arial"/>
            <w:iCs/>
            <w:sz w:val="22"/>
            <w:szCs w:val="22"/>
          </w:rPr>
          <w:t xml:space="preserve"> their</w:t>
        </w:r>
      </w:ins>
      <w:del w:id="235" w:author="Mollie Harrison" w:date="2023-04-03T21:16:00Z">
        <w:r w:rsidR="00255F47" w:rsidRPr="00A3783C" w:rsidDel="00B57D6B">
          <w:rPr>
            <w:rFonts w:ascii="Arial" w:eastAsia="Arial" w:hAnsi="Arial" w:cs="Arial"/>
            <w:iCs/>
            <w:sz w:val="22"/>
            <w:szCs w:val="22"/>
          </w:rPr>
          <w:delText>d</w:delText>
        </w:r>
      </w:del>
      <w:r w:rsidR="00255F47" w:rsidRPr="00A3783C">
        <w:rPr>
          <w:rFonts w:ascii="Arial" w:eastAsia="Arial" w:hAnsi="Arial" w:cs="Arial"/>
          <w:iCs/>
          <w:sz w:val="22"/>
          <w:szCs w:val="22"/>
        </w:rPr>
        <w:t xml:space="preserve"> study habits</w:t>
      </w:r>
      <w:r w:rsidR="00802B6F" w:rsidRPr="00A3783C">
        <w:rPr>
          <w:rFonts w:ascii="Arial" w:eastAsia="Arial" w:hAnsi="Arial" w:cs="Arial"/>
          <w:iCs/>
          <w:sz w:val="22"/>
          <w:szCs w:val="22"/>
        </w:rPr>
        <w:t>.</w:t>
      </w:r>
      <w:del w:id="236" w:author="Mollie Harrison" w:date="2023-04-03T21:16:00Z">
        <w:r w:rsidR="00802B6F" w:rsidRPr="00A3783C" w:rsidDel="00B57D6B">
          <w:rPr>
            <w:rFonts w:ascii="Arial" w:eastAsia="Arial" w:hAnsi="Arial" w:cs="Arial"/>
            <w:iCs/>
            <w:sz w:val="22"/>
            <w:szCs w:val="22"/>
          </w:rPr>
          <w:delText xml:space="preserve"> The redesign decision would depend on </w:delText>
        </w:r>
        <w:r w:rsidR="00A32E6D" w:rsidRPr="00A3783C" w:rsidDel="00B57D6B">
          <w:rPr>
            <w:rFonts w:ascii="Arial" w:eastAsia="Arial" w:hAnsi="Arial" w:cs="Arial"/>
            <w:iCs/>
            <w:sz w:val="22"/>
            <w:szCs w:val="22"/>
          </w:rPr>
          <w:delText xml:space="preserve">the intent </w:delText>
        </w:r>
        <w:r w:rsidR="00802B6F" w:rsidRPr="00A3783C" w:rsidDel="00B57D6B">
          <w:rPr>
            <w:rFonts w:ascii="Arial" w:eastAsia="Arial" w:hAnsi="Arial" w:cs="Arial"/>
            <w:iCs/>
            <w:sz w:val="22"/>
            <w:szCs w:val="22"/>
          </w:rPr>
          <w:delText>of the study</w:delText>
        </w:r>
      </w:del>
      <w:r w:rsidR="00802B6F" w:rsidRPr="00A3783C">
        <w:rPr>
          <w:rFonts w:ascii="Arial" w:eastAsia="Arial" w:hAnsi="Arial" w:cs="Arial"/>
          <w:iCs/>
          <w:sz w:val="22"/>
          <w:szCs w:val="22"/>
        </w:rPr>
        <w:t xml:space="preserve">. </w:t>
      </w:r>
    </w:p>
    <w:p w14:paraId="791569CE" w14:textId="2933C37C" w:rsidR="00C268BE" w:rsidRPr="00A3783C" w:rsidRDefault="00C268BE" w:rsidP="008506E6">
      <w:pPr>
        <w:spacing w:line="360" w:lineRule="auto"/>
        <w:jc w:val="both"/>
        <w:rPr>
          <w:rFonts w:ascii="Arial" w:eastAsia="Arial" w:hAnsi="Arial" w:cs="Arial"/>
          <w:iCs/>
          <w:sz w:val="22"/>
          <w:szCs w:val="22"/>
        </w:rPr>
      </w:pPr>
    </w:p>
    <w:p w14:paraId="4AAD8E39" w14:textId="0C80DFA2" w:rsidR="00A22BDE" w:rsidRPr="00A3783C" w:rsidRDefault="00A22BDE"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t xml:space="preserve">There were a few possible causes of error in this experiment. Due to the difficulty of simulating a standardized presence of social media or text message notifications for all subjects, cell phones were eliminated as a distraction for the treatment group, despite </w:t>
      </w:r>
      <w:commentRangeStart w:id="237"/>
      <w:r w:rsidRPr="00A3783C">
        <w:rPr>
          <w:rFonts w:ascii="Arial" w:eastAsia="Arial" w:hAnsi="Arial" w:cs="Arial"/>
          <w:iCs/>
          <w:sz w:val="22"/>
          <w:szCs w:val="22"/>
        </w:rPr>
        <w:t>being the most common distraction reported</w:t>
      </w:r>
      <w:commentRangeEnd w:id="237"/>
      <w:r w:rsidR="00B57D6B">
        <w:rPr>
          <w:rStyle w:val="CommentReference"/>
        </w:rPr>
        <w:commentReference w:id="237"/>
      </w:r>
      <w:r w:rsidRPr="00A3783C">
        <w:rPr>
          <w:rFonts w:ascii="Arial" w:eastAsia="Arial" w:hAnsi="Arial" w:cs="Arial"/>
          <w:iCs/>
          <w:sz w:val="22"/>
          <w:szCs w:val="22"/>
        </w:rPr>
        <w:t xml:space="preserve">. However, the effect of cell phones was still included in the control group’s survey (Supp Fig 3). This may have impacted the number of subjects who agreed to change their habits in each group because they learned about different distractions. </w:t>
      </w:r>
    </w:p>
    <w:p w14:paraId="7F360CFA" w14:textId="77777777" w:rsidR="00A22BDE" w:rsidRPr="00A3783C" w:rsidRDefault="00A22BDE" w:rsidP="008506E6">
      <w:pPr>
        <w:spacing w:line="360" w:lineRule="auto"/>
        <w:jc w:val="both"/>
        <w:rPr>
          <w:rFonts w:ascii="Arial" w:eastAsia="Arial" w:hAnsi="Arial" w:cs="Arial"/>
          <w:iCs/>
          <w:sz w:val="22"/>
          <w:szCs w:val="22"/>
        </w:rPr>
      </w:pPr>
    </w:p>
    <w:p w14:paraId="3AB19237" w14:textId="785375BC" w:rsidR="00A22BDE" w:rsidRPr="00A3783C" w:rsidRDefault="00A22BDE"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lastRenderedPageBreak/>
        <w:t xml:space="preserve">Another potential </w:t>
      </w:r>
      <w:ins w:id="238" w:author="Mollie Harrison" w:date="2023-04-03T21:17:00Z">
        <w:r w:rsidR="00B57D6B">
          <w:rPr>
            <w:rFonts w:ascii="Arial" w:eastAsia="Arial" w:hAnsi="Arial" w:cs="Arial"/>
            <w:iCs/>
            <w:sz w:val="22"/>
            <w:szCs w:val="22"/>
          </w:rPr>
          <w:t xml:space="preserve">source of </w:t>
        </w:r>
      </w:ins>
      <w:r w:rsidRPr="00A3783C">
        <w:rPr>
          <w:rFonts w:ascii="Arial" w:eastAsia="Arial" w:hAnsi="Arial" w:cs="Arial"/>
          <w:iCs/>
          <w:sz w:val="22"/>
          <w:szCs w:val="22"/>
        </w:rPr>
        <w:t xml:space="preserve">error was the decrease in participation throughout the study. While the chi-square tests showed that the changes in gender and grade demographics </w:t>
      </w:r>
      <w:del w:id="239" w:author="Amber Abbott" w:date="2023-03-13T19:38:00Z">
        <w:r w:rsidRPr="00A3783C" w:rsidDel="00ED546B">
          <w:rPr>
            <w:rFonts w:ascii="Arial" w:eastAsia="Arial" w:hAnsi="Arial" w:cs="Arial"/>
            <w:iCs/>
            <w:sz w:val="22"/>
            <w:szCs w:val="22"/>
          </w:rPr>
          <w:delText xml:space="preserve">weren’t </w:delText>
        </w:r>
      </w:del>
      <w:ins w:id="240" w:author="Amber Abbott" w:date="2023-03-13T19:38:00Z">
        <w:r w:rsidR="00ED546B">
          <w:rPr>
            <w:rFonts w:ascii="Arial" w:eastAsia="Arial" w:hAnsi="Arial" w:cs="Arial"/>
            <w:iCs/>
            <w:sz w:val="22"/>
            <w:szCs w:val="22"/>
          </w:rPr>
          <w:t>were not</w:t>
        </w:r>
        <w:r w:rsidR="00ED546B" w:rsidRPr="00A3783C">
          <w:rPr>
            <w:rFonts w:ascii="Arial" w:eastAsia="Arial" w:hAnsi="Arial" w:cs="Arial"/>
            <w:iCs/>
            <w:sz w:val="22"/>
            <w:szCs w:val="22"/>
          </w:rPr>
          <w:t xml:space="preserve"> </w:t>
        </w:r>
      </w:ins>
      <w:r w:rsidRPr="00A3783C">
        <w:rPr>
          <w:rFonts w:ascii="Arial" w:eastAsia="Arial" w:hAnsi="Arial" w:cs="Arial"/>
          <w:iCs/>
          <w:sz w:val="22"/>
          <w:szCs w:val="22"/>
        </w:rPr>
        <w:t xml:space="preserve">significant, they </w:t>
      </w:r>
      <w:r w:rsidR="00C85FBD" w:rsidRPr="00A3783C">
        <w:rPr>
          <w:rFonts w:ascii="Arial" w:eastAsia="Arial" w:hAnsi="Arial" w:cs="Arial"/>
          <w:iCs/>
          <w:sz w:val="22"/>
          <w:szCs w:val="22"/>
        </w:rPr>
        <w:t xml:space="preserve">still </w:t>
      </w:r>
      <w:r w:rsidRPr="00A3783C">
        <w:rPr>
          <w:rFonts w:ascii="Arial" w:eastAsia="Arial" w:hAnsi="Arial" w:cs="Arial"/>
          <w:iCs/>
          <w:sz w:val="22"/>
          <w:szCs w:val="22"/>
        </w:rPr>
        <w:t>could have biased the results. For instance, because there were more female subjects</w:t>
      </w:r>
      <w:ins w:id="241" w:author="Amber Abbott" w:date="2023-03-13T19:38:00Z">
        <w:r w:rsidR="00ED546B">
          <w:rPr>
            <w:rFonts w:ascii="Arial" w:eastAsia="Arial" w:hAnsi="Arial" w:cs="Arial"/>
            <w:iCs/>
            <w:sz w:val="22"/>
            <w:szCs w:val="22"/>
          </w:rPr>
          <w:t>,</w:t>
        </w:r>
      </w:ins>
      <w:r w:rsidRPr="00A3783C">
        <w:rPr>
          <w:rFonts w:ascii="Arial" w:eastAsia="Arial" w:hAnsi="Arial" w:cs="Arial"/>
          <w:iCs/>
          <w:sz w:val="22"/>
          <w:szCs w:val="22"/>
        </w:rPr>
        <w:t xml:space="preserve"> and </w:t>
      </w:r>
      <w:r w:rsidR="00C85FBD" w:rsidRPr="00A3783C">
        <w:rPr>
          <w:rFonts w:ascii="Arial" w:eastAsia="Arial" w:hAnsi="Arial" w:cs="Arial"/>
          <w:iCs/>
          <w:sz w:val="22"/>
          <w:szCs w:val="22"/>
        </w:rPr>
        <w:t>males did significantly better in visual memory</w:t>
      </w:r>
      <w:r w:rsidRPr="00A3783C">
        <w:rPr>
          <w:rFonts w:ascii="Arial" w:eastAsia="Arial" w:hAnsi="Arial" w:cs="Arial"/>
          <w:iCs/>
          <w:sz w:val="22"/>
          <w:szCs w:val="22"/>
        </w:rPr>
        <w:t xml:space="preserve">, it may be </w:t>
      </w:r>
      <w:r w:rsidR="00C85FBD" w:rsidRPr="00A3783C">
        <w:rPr>
          <w:rFonts w:ascii="Arial" w:eastAsia="Arial" w:hAnsi="Arial" w:cs="Arial"/>
          <w:iCs/>
          <w:sz w:val="22"/>
          <w:szCs w:val="22"/>
        </w:rPr>
        <w:t xml:space="preserve">that fewer </w:t>
      </w:r>
      <w:r w:rsidR="001A04E5" w:rsidRPr="00A3783C">
        <w:rPr>
          <w:rFonts w:ascii="Arial" w:eastAsia="Arial" w:hAnsi="Arial" w:cs="Arial"/>
          <w:iCs/>
          <w:sz w:val="22"/>
          <w:szCs w:val="22"/>
        </w:rPr>
        <w:t xml:space="preserve">treatment group </w:t>
      </w:r>
      <w:r w:rsidRPr="00A3783C">
        <w:rPr>
          <w:rFonts w:ascii="Arial" w:eastAsia="Arial" w:hAnsi="Arial" w:cs="Arial"/>
          <w:iCs/>
          <w:sz w:val="22"/>
          <w:szCs w:val="22"/>
        </w:rPr>
        <w:t xml:space="preserve">subjects committed to changing their habits because </w:t>
      </w:r>
      <w:r w:rsidR="00C85FBD" w:rsidRPr="00A3783C">
        <w:rPr>
          <w:rFonts w:ascii="Arial" w:eastAsia="Arial" w:hAnsi="Arial" w:cs="Arial"/>
          <w:iCs/>
          <w:sz w:val="22"/>
          <w:szCs w:val="22"/>
        </w:rPr>
        <w:t xml:space="preserve">fewer </w:t>
      </w:r>
      <w:r w:rsidRPr="00A3783C">
        <w:rPr>
          <w:rFonts w:ascii="Arial" w:eastAsia="Arial" w:hAnsi="Arial" w:cs="Arial"/>
          <w:iCs/>
          <w:sz w:val="22"/>
          <w:szCs w:val="22"/>
        </w:rPr>
        <w:t>subjects saw the impact of distraction on visual memory</w:t>
      </w:r>
      <w:r w:rsidR="00591797" w:rsidRPr="00A3783C">
        <w:rPr>
          <w:rFonts w:ascii="Arial" w:eastAsia="Arial" w:hAnsi="Arial" w:cs="Arial"/>
          <w:iCs/>
          <w:sz w:val="22"/>
          <w:szCs w:val="22"/>
        </w:rPr>
        <w:t xml:space="preserve"> (</w:t>
      </w:r>
      <w:commentRangeStart w:id="242"/>
      <w:r w:rsidR="00591797" w:rsidRPr="00A3783C">
        <w:rPr>
          <w:rFonts w:ascii="Arial" w:eastAsia="Arial" w:hAnsi="Arial" w:cs="Arial"/>
          <w:iCs/>
          <w:sz w:val="22"/>
          <w:szCs w:val="22"/>
        </w:rPr>
        <w:t>Figure 4B, 2F)</w:t>
      </w:r>
      <w:r w:rsidRPr="00A3783C">
        <w:rPr>
          <w:rFonts w:ascii="Arial" w:eastAsia="Arial" w:hAnsi="Arial" w:cs="Arial"/>
          <w:iCs/>
          <w:sz w:val="22"/>
          <w:szCs w:val="22"/>
        </w:rPr>
        <w:t xml:space="preserve">. </w:t>
      </w:r>
      <w:commentRangeEnd w:id="242"/>
      <w:r w:rsidR="00B57D6B">
        <w:rPr>
          <w:rStyle w:val="CommentReference"/>
        </w:rPr>
        <w:commentReference w:id="242"/>
      </w:r>
    </w:p>
    <w:p w14:paraId="0A4F2AAC" w14:textId="77777777" w:rsidR="00A22BDE" w:rsidRPr="00A3783C" w:rsidRDefault="00A22BDE" w:rsidP="008506E6">
      <w:pPr>
        <w:spacing w:line="360" w:lineRule="auto"/>
        <w:jc w:val="both"/>
        <w:rPr>
          <w:rFonts w:ascii="Arial" w:eastAsia="Arial" w:hAnsi="Arial" w:cs="Arial"/>
          <w:iCs/>
          <w:sz w:val="22"/>
          <w:szCs w:val="22"/>
        </w:rPr>
      </w:pPr>
    </w:p>
    <w:p w14:paraId="1D2B4EE0" w14:textId="4E3F6246" w:rsidR="00A80725" w:rsidRPr="00A3783C" w:rsidRDefault="00A80725"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t>This project has the potential to discover more information about how to change the study habits of students.</w:t>
      </w:r>
      <w:ins w:id="243" w:author="Herderschee, Hayley" w:date="2023-03-07T10:42:00Z">
        <w:r w:rsidR="008506E6">
          <w:rPr>
            <w:rFonts w:ascii="Arial" w:eastAsia="Arial" w:hAnsi="Arial" w:cs="Arial"/>
            <w:iCs/>
            <w:sz w:val="22"/>
            <w:szCs w:val="22"/>
          </w:rPr>
          <w:t xml:space="preserve"> </w:t>
        </w:r>
      </w:ins>
      <w:ins w:id="244" w:author="Herderschee, Hayley" w:date="2023-03-07T10:38:00Z">
        <w:r w:rsidR="008506E6">
          <w:rPr>
            <w:rFonts w:ascii="Arial" w:eastAsia="Arial" w:hAnsi="Arial" w:cs="Arial"/>
            <w:iCs/>
            <w:sz w:val="22"/>
            <w:szCs w:val="22"/>
          </w:rPr>
          <w:t>Conducting this</w:t>
        </w:r>
      </w:ins>
      <w:r w:rsidRPr="00A3783C">
        <w:rPr>
          <w:rFonts w:ascii="Arial" w:eastAsia="Arial" w:hAnsi="Arial" w:cs="Arial"/>
          <w:iCs/>
          <w:sz w:val="22"/>
          <w:szCs w:val="22"/>
        </w:rPr>
        <w:t xml:space="preserve"> </w:t>
      </w:r>
      <w:r w:rsidR="001A04E5" w:rsidRPr="00A3783C">
        <w:rPr>
          <w:rFonts w:ascii="Arial" w:eastAsia="Arial" w:hAnsi="Arial" w:cs="Arial"/>
          <w:iCs/>
          <w:sz w:val="22"/>
          <w:szCs w:val="22"/>
        </w:rPr>
        <w:t xml:space="preserve">study </w:t>
      </w:r>
      <w:r w:rsidRPr="00A3783C">
        <w:rPr>
          <w:rFonts w:ascii="Arial" w:eastAsia="Arial" w:hAnsi="Arial" w:cs="Arial"/>
          <w:iCs/>
          <w:sz w:val="22"/>
          <w:szCs w:val="22"/>
        </w:rPr>
        <w:t xml:space="preserve">again with a larger </w:t>
      </w:r>
      <w:del w:id="245" w:author="Mollie Harrison" w:date="2023-04-03T21:17:00Z">
        <w:r w:rsidRPr="00A3783C" w:rsidDel="00B57D6B">
          <w:rPr>
            <w:rFonts w:ascii="Arial" w:eastAsia="Arial" w:hAnsi="Arial" w:cs="Arial"/>
            <w:iCs/>
            <w:sz w:val="22"/>
            <w:szCs w:val="22"/>
          </w:rPr>
          <w:delText xml:space="preserve">beginning </w:delText>
        </w:r>
      </w:del>
      <w:r w:rsidRPr="00A3783C">
        <w:rPr>
          <w:rFonts w:ascii="Arial" w:eastAsia="Arial" w:hAnsi="Arial" w:cs="Arial"/>
          <w:iCs/>
          <w:sz w:val="22"/>
          <w:szCs w:val="22"/>
        </w:rPr>
        <w:t>sample size and correct</w:t>
      </w:r>
      <w:ins w:id="246" w:author="Herderschee, Hayley" w:date="2023-03-07T10:38:00Z">
        <w:r w:rsidR="008506E6">
          <w:rPr>
            <w:rFonts w:ascii="Arial" w:eastAsia="Arial" w:hAnsi="Arial" w:cs="Arial"/>
            <w:iCs/>
            <w:sz w:val="22"/>
            <w:szCs w:val="22"/>
          </w:rPr>
          <w:t>ing</w:t>
        </w:r>
      </w:ins>
      <w:r w:rsidRPr="00A3783C">
        <w:rPr>
          <w:rFonts w:ascii="Arial" w:eastAsia="Arial" w:hAnsi="Arial" w:cs="Arial"/>
          <w:iCs/>
          <w:sz w:val="22"/>
          <w:szCs w:val="22"/>
        </w:rPr>
        <w:t xml:space="preserve"> for any shifts in subject demographics</w:t>
      </w:r>
      <w:ins w:id="247" w:author="Amber Abbott" w:date="2023-03-13T19:39:00Z">
        <w:r w:rsidR="00A322BE">
          <w:rPr>
            <w:rFonts w:ascii="Arial" w:eastAsia="Arial" w:hAnsi="Arial" w:cs="Arial"/>
            <w:iCs/>
            <w:sz w:val="22"/>
            <w:szCs w:val="22"/>
          </w:rPr>
          <w:t xml:space="preserve"> would</w:t>
        </w:r>
      </w:ins>
      <w:r w:rsidRPr="00A3783C">
        <w:rPr>
          <w:rFonts w:ascii="Arial" w:eastAsia="Arial" w:hAnsi="Arial" w:cs="Arial"/>
          <w:iCs/>
          <w:sz w:val="22"/>
          <w:szCs w:val="22"/>
        </w:rPr>
        <w:t xml:space="preserve"> </w:t>
      </w:r>
      <w:del w:id="248" w:author="Herderschee, Hayley" w:date="2023-03-07T10:39:00Z">
        <w:r w:rsidRPr="00A3783C" w:rsidDel="008506E6">
          <w:rPr>
            <w:rFonts w:ascii="Arial" w:eastAsia="Arial" w:hAnsi="Arial" w:cs="Arial"/>
            <w:iCs/>
            <w:sz w:val="22"/>
            <w:szCs w:val="22"/>
          </w:rPr>
          <w:delText xml:space="preserve">to </w:delText>
        </w:r>
      </w:del>
      <w:del w:id="249" w:author="Mollie Harrison" w:date="2023-04-03T21:18:00Z">
        <w:r w:rsidRPr="00A3783C" w:rsidDel="00B57D6B">
          <w:rPr>
            <w:rFonts w:ascii="Arial" w:eastAsia="Arial" w:hAnsi="Arial" w:cs="Arial"/>
            <w:iCs/>
            <w:sz w:val="22"/>
            <w:szCs w:val="22"/>
          </w:rPr>
          <w:delText xml:space="preserve">ensure </w:delText>
        </w:r>
      </w:del>
      <w:commentRangeStart w:id="250"/>
      <w:ins w:id="251" w:author="Mollie Harrison" w:date="2023-04-03T21:18:00Z">
        <w:r w:rsidR="00B57D6B">
          <w:rPr>
            <w:rFonts w:ascii="Arial" w:eastAsia="Arial" w:hAnsi="Arial" w:cs="Arial"/>
            <w:iCs/>
            <w:sz w:val="22"/>
            <w:szCs w:val="22"/>
          </w:rPr>
          <w:t>reduce</w:t>
        </w:r>
        <w:r w:rsidR="00B57D6B" w:rsidRPr="00A3783C">
          <w:rPr>
            <w:rFonts w:ascii="Arial" w:eastAsia="Arial" w:hAnsi="Arial" w:cs="Arial"/>
            <w:iCs/>
            <w:sz w:val="22"/>
            <w:szCs w:val="22"/>
          </w:rPr>
          <w:t xml:space="preserve"> </w:t>
        </w:r>
      </w:ins>
      <w:del w:id="252" w:author="Mollie Harrison" w:date="2023-04-03T21:18:00Z">
        <w:r w:rsidRPr="00A3783C" w:rsidDel="00B57D6B">
          <w:rPr>
            <w:rFonts w:ascii="Arial" w:eastAsia="Arial" w:hAnsi="Arial" w:cs="Arial"/>
            <w:iCs/>
            <w:sz w:val="22"/>
            <w:szCs w:val="22"/>
          </w:rPr>
          <w:delText xml:space="preserve">that </w:delText>
        </w:r>
      </w:del>
      <w:commentRangeEnd w:id="250"/>
      <w:r w:rsidR="00B57D6B">
        <w:rPr>
          <w:rStyle w:val="CommentReference"/>
        </w:rPr>
        <w:commentReference w:id="250"/>
      </w:r>
      <w:del w:id="253" w:author="Mollie Harrison" w:date="2023-04-03T21:18:00Z">
        <w:r w:rsidRPr="00A3783C" w:rsidDel="00B57D6B">
          <w:rPr>
            <w:rFonts w:ascii="Arial" w:eastAsia="Arial" w:hAnsi="Arial" w:cs="Arial"/>
            <w:iCs/>
            <w:sz w:val="22"/>
            <w:szCs w:val="22"/>
          </w:rPr>
          <w:delText xml:space="preserve">no </w:delText>
        </w:r>
      </w:del>
      <w:r w:rsidRPr="00A3783C">
        <w:rPr>
          <w:rFonts w:ascii="Arial" w:eastAsia="Arial" w:hAnsi="Arial" w:cs="Arial"/>
          <w:iCs/>
          <w:sz w:val="22"/>
          <w:szCs w:val="22"/>
        </w:rPr>
        <w:t xml:space="preserve">gender or </w:t>
      </w:r>
      <w:r w:rsidR="001A04E5" w:rsidRPr="00A3783C">
        <w:rPr>
          <w:rFonts w:ascii="Arial" w:eastAsia="Arial" w:hAnsi="Arial" w:cs="Arial"/>
          <w:iCs/>
          <w:sz w:val="22"/>
          <w:szCs w:val="22"/>
        </w:rPr>
        <w:t xml:space="preserve">grade </w:t>
      </w:r>
      <w:r w:rsidRPr="00A3783C">
        <w:rPr>
          <w:rFonts w:ascii="Arial" w:eastAsia="Arial" w:hAnsi="Arial" w:cs="Arial"/>
          <w:iCs/>
          <w:sz w:val="22"/>
          <w:szCs w:val="22"/>
        </w:rPr>
        <w:t>bias</w:t>
      </w:r>
      <w:del w:id="254" w:author="Mollie Harrison" w:date="2023-04-03T21:18:00Z">
        <w:r w:rsidRPr="00A3783C" w:rsidDel="00B57D6B">
          <w:rPr>
            <w:rFonts w:ascii="Arial" w:eastAsia="Arial" w:hAnsi="Arial" w:cs="Arial"/>
            <w:iCs/>
            <w:sz w:val="22"/>
            <w:szCs w:val="22"/>
          </w:rPr>
          <w:delText xml:space="preserve"> </w:delText>
        </w:r>
      </w:del>
      <w:del w:id="255" w:author="Amber Abbott" w:date="2023-03-13T19:39:00Z">
        <w:r w:rsidRPr="00A3783C" w:rsidDel="00A322BE">
          <w:rPr>
            <w:rFonts w:ascii="Arial" w:eastAsia="Arial" w:hAnsi="Arial" w:cs="Arial"/>
            <w:iCs/>
            <w:sz w:val="22"/>
            <w:szCs w:val="22"/>
          </w:rPr>
          <w:delText>is</w:delText>
        </w:r>
      </w:del>
      <w:del w:id="256" w:author="Mollie Harrison" w:date="2023-04-03T21:18:00Z">
        <w:r w:rsidRPr="00A3783C" w:rsidDel="00B57D6B">
          <w:rPr>
            <w:rFonts w:ascii="Arial" w:eastAsia="Arial" w:hAnsi="Arial" w:cs="Arial"/>
            <w:iCs/>
            <w:sz w:val="22"/>
            <w:szCs w:val="22"/>
          </w:rPr>
          <w:delText xml:space="preserve"> impact</w:delText>
        </w:r>
      </w:del>
      <w:ins w:id="257" w:author="Amber Abbott" w:date="2023-03-13T19:39:00Z">
        <w:del w:id="258" w:author="Mollie Harrison" w:date="2023-04-03T21:18:00Z">
          <w:r w:rsidR="00A322BE" w:rsidDel="00B57D6B">
            <w:rPr>
              <w:rFonts w:ascii="Arial" w:eastAsia="Arial" w:hAnsi="Arial" w:cs="Arial"/>
              <w:iCs/>
              <w:sz w:val="22"/>
              <w:szCs w:val="22"/>
            </w:rPr>
            <w:delText>s</w:delText>
          </w:r>
        </w:del>
      </w:ins>
      <w:del w:id="259" w:author="Mollie Harrison" w:date="2023-04-03T21:18:00Z">
        <w:r w:rsidRPr="00A3783C" w:rsidDel="00B57D6B">
          <w:rPr>
            <w:rFonts w:ascii="Arial" w:eastAsia="Arial" w:hAnsi="Arial" w:cs="Arial"/>
            <w:iCs/>
            <w:sz w:val="22"/>
            <w:szCs w:val="22"/>
          </w:rPr>
          <w:delText>ing the results</w:delText>
        </w:r>
      </w:del>
      <w:r w:rsidRPr="00A3783C">
        <w:rPr>
          <w:rFonts w:ascii="Arial" w:eastAsia="Arial" w:hAnsi="Arial" w:cs="Arial"/>
          <w:iCs/>
          <w:sz w:val="22"/>
          <w:szCs w:val="22"/>
        </w:rPr>
        <w:t xml:space="preserve">. </w:t>
      </w:r>
      <w:ins w:id="260" w:author="Herderschee, Hayley" w:date="2023-03-07T10:42:00Z">
        <w:r w:rsidR="008506E6">
          <w:rPr>
            <w:rFonts w:ascii="Arial" w:eastAsia="Arial" w:hAnsi="Arial" w:cs="Arial"/>
            <w:iCs/>
            <w:sz w:val="22"/>
            <w:szCs w:val="22"/>
          </w:rPr>
          <w:t>Q</w:t>
        </w:r>
      </w:ins>
      <w:ins w:id="261" w:author="Herderschee, Hayley" w:date="2023-03-07T10:43:00Z">
        <w:r w:rsidR="008506E6">
          <w:rPr>
            <w:rFonts w:ascii="Arial" w:eastAsia="Arial" w:hAnsi="Arial" w:cs="Arial"/>
            <w:iCs/>
            <w:sz w:val="22"/>
            <w:szCs w:val="22"/>
          </w:rPr>
          <w:t>uantifying</w:t>
        </w:r>
      </w:ins>
      <w:del w:id="262" w:author="Herderschee, Hayley" w:date="2023-03-07T10:42:00Z">
        <w:r w:rsidRPr="00A3783C" w:rsidDel="008506E6">
          <w:rPr>
            <w:rFonts w:ascii="Arial" w:eastAsia="Arial" w:hAnsi="Arial" w:cs="Arial"/>
            <w:iCs/>
            <w:sz w:val="22"/>
            <w:szCs w:val="22"/>
          </w:rPr>
          <w:delText xml:space="preserve"> </w:delText>
        </w:r>
      </w:del>
      <w:r w:rsidRPr="00A3783C">
        <w:rPr>
          <w:rFonts w:ascii="Arial" w:eastAsia="Arial" w:hAnsi="Arial" w:cs="Arial"/>
          <w:iCs/>
          <w:sz w:val="22"/>
          <w:szCs w:val="22"/>
        </w:rPr>
        <w:t xml:space="preserve"> the “tipping point” at which subjects in the treatment group decide to change their habits</w:t>
      </w:r>
      <w:ins w:id="263" w:author="Herderschee, Hayley" w:date="2023-03-07T10:41:00Z">
        <w:r w:rsidR="008506E6">
          <w:rPr>
            <w:rFonts w:ascii="Arial" w:eastAsia="Arial" w:hAnsi="Arial" w:cs="Arial"/>
            <w:iCs/>
            <w:sz w:val="22"/>
            <w:szCs w:val="22"/>
          </w:rPr>
          <w:t xml:space="preserve"> would</w:t>
        </w:r>
      </w:ins>
      <w:ins w:id="264" w:author="Herderschee, Hayley" w:date="2023-03-07T10:40:00Z">
        <w:r w:rsidR="008506E6">
          <w:rPr>
            <w:rFonts w:ascii="Arial" w:eastAsia="Arial" w:hAnsi="Arial" w:cs="Arial"/>
            <w:iCs/>
            <w:sz w:val="22"/>
            <w:szCs w:val="22"/>
          </w:rPr>
          <w:t xml:space="preserve"> be interesting to investigate further</w:t>
        </w:r>
      </w:ins>
      <w:r w:rsidRPr="00A3783C">
        <w:rPr>
          <w:rFonts w:ascii="Arial" w:eastAsia="Arial" w:hAnsi="Arial" w:cs="Arial"/>
          <w:iCs/>
          <w:sz w:val="22"/>
          <w:szCs w:val="22"/>
        </w:rPr>
        <w:t xml:space="preserve">. </w:t>
      </w:r>
      <w:r w:rsidR="001A04E5" w:rsidRPr="00A3783C">
        <w:rPr>
          <w:rFonts w:ascii="Arial" w:eastAsia="Arial" w:hAnsi="Arial" w:cs="Arial"/>
          <w:iCs/>
          <w:sz w:val="22"/>
          <w:szCs w:val="22"/>
        </w:rPr>
        <w:t xml:space="preserve">Subjects’ </w:t>
      </w:r>
      <w:r w:rsidRPr="00A3783C">
        <w:rPr>
          <w:rFonts w:ascii="Arial" w:eastAsia="Arial" w:hAnsi="Arial" w:cs="Arial"/>
          <w:iCs/>
          <w:sz w:val="22"/>
          <w:szCs w:val="22"/>
        </w:rPr>
        <w:t xml:space="preserve">scores are numeric, so I could create a scale that shows </w:t>
      </w:r>
      <w:r w:rsidR="00F26A41" w:rsidRPr="00A3783C">
        <w:rPr>
          <w:rFonts w:ascii="Arial" w:eastAsia="Arial" w:hAnsi="Arial" w:cs="Arial"/>
          <w:iCs/>
          <w:sz w:val="22"/>
          <w:szCs w:val="22"/>
        </w:rPr>
        <w:t>the relationship between subjects’ scores and habit changes</w:t>
      </w:r>
      <w:r w:rsidRPr="00A3783C">
        <w:rPr>
          <w:rFonts w:ascii="Arial" w:eastAsia="Arial" w:hAnsi="Arial" w:cs="Arial"/>
          <w:iCs/>
          <w:sz w:val="22"/>
          <w:szCs w:val="22"/>
        </w:rPr>
        <w:t xml:space="preserve">. </w:t>
      </w:r>
    </w:p>
    <w:p w14:paraId="067D8D44" w14:textId="77777777" w:rsidR="009F4904" w:rsidRPr="00A3783C" w:rsidRDefault="009F4904" w:rsidP="008506E6">
      <w:pPr>
        <w:spacing w:line="360" w:lineRule="auto"/>
        <w:jc w:val="both"/>
        <w:rPr>
          <w:rFonts w:ascii="Arial" w:eastAsia="Arial" w:hAnsi="Arial" w:cs="Arial"/>
          <w:iCs/>
          <w:sz w:val="22"/>
          <w:szCs w:val="22"/>
        </w:rPr>
      </w:pPr>
    </w:p>
    <w:p w14:paraId="3DFB7FE9" w14:textId="171864C6" w:rsidR="00F26A41" w:rsidRPr="00A3783C" w:rsidRDefault="00F26A41"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t xml:space="preserve">I’d </w:t>
      </w:r>
      <w:r w:rsidR="001A04E5" w:rsidRPr="00A3783C">
        <w:rPr>
          <w:rFonts w:ascii="Arial" w:eastAsia="Arial" w:hAnsi="Arial" w:cs="Arial"/>
          <w:iCs/>
          <w:sz w:val="22"/>
          <w:szCs w:val="22"/>
        </w:rPr>
        <w:t xml:space="preserve">also </w:t>
      </w:r>
      <w:r w:rsidRPr="00A3783C">
        <w:rPr>
          <w:rFonts w:ascii="Arial" w:eastAsia="Arial" w:hAnsi="Arial" w:cs="Arial"/>
          <w:iCs/>
          <w:sz w:val="22"/>
          <w:szCs w:val="22"/>
        </w:rPr>
        <w:t xml:space="preserve">like to investigate both the longer-term effects of the intervention and how the age of the subject impacts their habits. The study only surveyed a change in study habits after two weeks, but subjects may forget or revert to old habits over time. </w:t>
      </w:r>
      <w:commentRangeStart w:id="265"/>
      <w:r w:rsidRPr="00A3783C">
        <w:rPr>
          <w:rFonts w:ascii="Arial" w:eastAsia="Arial" w:hAnsi="Arial" w:cs="Arial"/>
          <w:iCs/>
          <w:sz w:val="22"/>
          <w:szCs w:val="22"/>
        </w:rPr>
        <w:t xml:space="preserve">I’d also like to </w:t>
      </w:r>
      <w:commentRangeEnd w:id="265"/>
      <w:r w:rsidR="00A322BE">
        <w:rPr>
          <w:rStyle w:val="CommentReference"/>
        </w:rPr>
        <w:commentReference w:id="265"/>
      </w:r>
      <w:r w:rsidRPr="00A3783C">
        <w:rPr>
          <w:rFonts w:ascii="Arial" w:eastAsia="Arial" w:hAnsi="Arial" w:cs="Arial"/>
          <w:iCs/>
          <w:sz w:val="22"/>
          <w:szCs w:val="22"/>
        </w:rPr>
        <w:t xml:space="preserve">investigate the effect of the intervention on different age groups of students because </w:t>
      </w:r>
      <w:del w:id="266" w:author="Amber Abbott" w:date="2023-03-13T19:40:00Z">
        <w:r w:rsidRPr="00A3783C" w:rsidDel="00A322BE">
          <w:rPr>
            <w:rFonts w:ascii="Arial" w:eastAsia="Arial" w:hAnsi="Arial" w:cs="Arial"/>
            <w:iCs/>
            <w:sz w:val="22"/>
            <w:szCs w:val="22"/>
          </w:rPr>
          <w:delText xml:space="preserve">it’s </w:delText>
        </w:r>
      </w:del>
      <w:ins w:id="267" w:author="Amber Abbott" w:date="2023-03-13T19:40:00Z">
        <w:r w:rsidR="00A322BE">
          <w:rPr>
            <w:rFonts w:ascii="Arial" w:eastAsia="Arial" w:hAnsi="Arial" w:cs="Arial"/>
            <w:iCs/>
            <w:sz w:val="22"/>
            <w:szCs w:val="22"/>
          </w:rPr>
          <w:t>it is</w:t>
        </w:r>
        <w:r w:rsidR="00A322BE" w:rsidRPr="00A3783C">
          <w:rPr>
            <w:rFonts w:ascii="Arial" w:eastAsia="Arial" w:hAnsi="Arial" w:cs="Arial"/>
            <w:iCs/>
            <w:sz w:val="22"/>
            <w:szCs w:val="22"/>
          </w:rPr>
          <w:t xml:space="preserve"> </w:t>
        </w:r>
      </w:ins>
      <w:r w:rsidRPr="00A3783C">
        <w:rPr>
          <w:rFonts w:ascii="Arial" w:eastAsia="Arial" w:hAnsi="Arial" w:cs="Arial"/>
          <w:iCs/>
          <w:sz w:val="22"/>
          <w:szCs w:val="22"/>
        </w:rPr>
        <w:t xml:space="preserve">likely that the </w:t>
      </w:r>
      <w:del w:id="268" w:author="Mollie Harrison" w:date="2023-04-03T21:20:00Z">
        <w:r w:rsidRPr="00A3783C" w:rsidDel="00B57D6B">
          <w:rPr>
            <w:rFonts w:ascii="Arial" w:eastAsia="Arial" w:hAnsi="Arial" w:cs="Arial"/>
            <w:iCs/>
            <w:sz w:val="22"/>
            <w:szCs w:val="22"/>
          </w:rPr>
          <w:delText xml:space="preserve">treatment </w:delText>
        </w:r>
      </w:del>
      <w:ins w:id="269" w:author="Mollie Harrison" w:date="2023-04-03T21:20:00Z">
        <w:r w:rsidR="00B57D6B">
          <w:rPr>
            <w:rFonts w:ascii="Arial" w:eastAsia="Arial" w:hAnsi="Arial" w:cs="Arial"/>
            <w:iCs/>
            <w:sz w:val="22"/>
            <w:szCs w:val="22"/>
          </w:rPr>
          <w:t>intervention</w:t>
        </w:r>
        <w:r w:rsidR="00B57D6B" w:rsidRPr="00A3783C">
          <w:rPr>
            <w:rFonts w:ascii="Arial" w:eastAsia="Arial" w:hAnsi="Arial" w:cs="Arial"/>
            <w:iCs/>
            <w:sz w:val="22"/>
            <w:szCs w:val="22"/>
          </w:rPr>
          <w:t xml:space="preserve"> </w:t>
        </w:r>
      </w:ins>
      <w:r w:rsidRPr="00A3783C">
        <w:rPr>
          <w:rFonts w:ascii="Arial" w:eastAsia="Arial" w:hAnsi="Arial" w:cs="Arial"/>
          <w:iCs/>
          <w:sz w:val="22"/>
          <w:szCs w:val="22"/>
        </w:rPr>
        <w:t xml:space="preserve">will have a different effect on students who have had the habit of studying with electronic distractions for different amounts of time. </w:t>
      </w:r>
      <w:commentRangeStart w:id="270"/>
      <w:r w:rsidRPr="00A3783C">
        <w:rPr>
          <w:rFonts w:ascii="Arial" w:eastAsia="Arial" w:hAnsi="Arial" w:cs="Arial"/>
          <w:iCs/>
          <w:sz w:val="22"/>
          <w:szCs w:val="22"/>
        </w:rPr>
        <w:t xml:space="preserve">This </w:t>
      </w:r>
      <w:commentRangeEnd w:id="270"/>
      <w:r w:rsidR="00A322BE">
        <w:rPr>
          <w:rStyle w:val="CommentReference"/>
        </w:rPr>
        <w:commentReference w:id="270"/>
      </w:r>
      <w:r w:rsidRPr="00A3783C">
        <w:rPr>
          <w:rFonts w:ascii="Arial" w:eastAsia="Arial" w:hAnsi="Arial" w:cs="Arial"/>
          <w:iCs/>
          <w:sz w:val="22"/>
          <w:szCs w:val="22"/>
        </w:rPr>
        <w:t xml:space="preserve">could provide key information on the optimal time to break detrimental study habits that seem inevitable. </w:t>
      </w:r>
    </w:p>
    <w:p w14:paraId="507758DD" w14:textId="77777777" w:rsidR="00AA1C68" w:rsidRPr="00A3783C" w:rsidRDefault="00AA1C68" w:rsidP="008506E6">
      <w:pPr>
        <w:spacing w:line="360" w:lineRule="auto"/>
        <w:jc w:val="both"/>
        <w:rPr>
          <w:rFonts w:ascii="Arial" w:eastAsia="Arial" w:hAnsi="Arial" w:cs="Arial"/>
          <w:iCs/>
          <w:sz w:val="22"/>
          <w:szCs w:val="22"/>
        </w:rPr>
      </w:pPr>
    </w:p>
    <w:p w14:paraId="2CF338E4" w14:textId="142C69FF" w:rsidR="00F26A41" w:rsidRPr="00A3783C" w:rsidRDefault="00F26A41" w:rsidP="008506E6">
      <w:pPr>
        <w:spacing w:line="360" w:lineRule="auto"/>
        <w:jc w:val="both"/>
        <w:rPr>
          <w:rFonts w:ascii="Arial" w:eastAsia="Arial" w:hAnsi="Arial" w:cs="Arial"/>
          <w:sz w:val="22"/>
          <w:szCs w:val="22"/>
        </w:rPr>
      </w:pPr>
      <w:r w:rsidRPr="00A3783C">
        <w:rPr>
          <w:rFonts w:ascii="Arial" w:eastAsia="Arial" w:hAnsi="Arial" w:cs="Arial"/>
          <w:iCs/>
          <w:sz w:val="22"/>
          <w:szCs w:val="22"/>
        </w:rPr>
        <w:t xml:space="preserve">I’d also like to use a wider variety of electronic distractions during these interventions. As mentioned earlier, I </w:t>
      </w:r>
      <w:del w:id="271" w:author="Amber Abbott" w:date="2023-03-13T19:41:00Z">
        <w:r w:rsidRPr="00A3783C" w:rsidDel="00A322BE">
          <w:rPr>
            <w:rFonts w:ascii="Arial" w:eastAsia="Arial" w:hAnsi="Arial" w:cs="Arial"/>
            <w:iCs/>
            <w:sz w:val="22"/>
            <w:szCs w:val="22"/>
          </w:rPr>
          <w:delText xml:space="preserve">couldn’t </w:delText>
        </w:r>
      </w:del>
      <w:ins w:id="272" w:author="Amber Abbott" w:date="2023-03-13T19:41:00Z">
        <w:r w:rsidR="00A322BE">
          <w:rPr>
            <w:rFonts w:ascii="Arial" w:eastAsia="Arial" w:hAnsi="Arial" w:cs="Arial"/>
            <w:iCs/>
            <w:sz w:val="22"/>
            <w:szCs w:val="22"/>
          </w:rPr>
          <w:t>could not</w:t>
        </w:r>
        <w:r w:rsidR="00A322BE" w:rsidRPr="00A3783C">
          <w:rPr>
            <w:rFonts w:ascii="Arial" w:eastAsia="Arial" w:hAnsi="Arial" w:cs="Arial"/>
            <w:iCs/>
            <w:sz w:val="22"/>
            <w:szCs w:val="22"/>
          </w:rPr>
          <w:t xml:space="preserve"> </w:t>
        </w:r>
      </w:ins>
      <w:r w:rsidRPr="00A3783C">
        <w:rPr>
          <w:rFonts w:ascii="Arial" w:eastAsia="Arial" w:hAnsi="Arial" w:cs="Arial"/>
          <w:iCs/>
          <w:sz w:val="22"/>
          <w:szCs w:val="22"/>
        </w:rPr>
        <w:t xml:space="preserve">replicate the presence of a cell phone for each subject, but I’d like to simulate those conditions, along with other, more specific types of electronic distractions. For instance, are students more likely to change their habits around studying with music if the music they listen to is unfamiliar? Of a certain genre? How will their scores be impacted? Additionally, due to design constraints, the treatment group’s intervention tested subjects in the presence of just one distraction. However, the pre-survey of subjects showed that most studied with an average of </w:t>
      </w:r>
      <w:del w:id="273" w:author="Amber Abbott" w:date="2023-03-13T19:42:00Z">
        <w:r w:rsidRPr="00A3783C" w:rsidDel="00A322BE">
          <w:rPr>
            <w:rFonts w:ascii="Arial" w:eastAsia="Arial" w:hAnsi="Arial" w:cs="Arial"/>
            <w:iCs/>
            <w:sz w:val="22"/>
            <w:szCs w:val="22"/>
          </w:rPr>
          <w:delText xml:space="preserve">2 </w:delText>
        </w:r>
      </w:del>
      <w:ins w:id="274" w:author="Amber Abbott" w:date="2023-03-13T19:42:00Z">
        <w:r w:rsidR="00A322BE">
          <w:rPr>
            <w:rFonts w:ascii="Arial" w:eastAsia="Arial" w:hAnsi="Arial" w:cs="Arial"/>
            <w:iCs/>
            <w:sz w:val="22"/>
            <w:szCs w:val="22"/>
          </w:rPr>
          <w:t>two</w:t>
        </w:r>
        <w:r w:rsidR="00A322BE" w:rsidRPr="00A3783C">
          <w:rPr>
            <w:rFonts w:ascii="Arial" w:eastAsia="Arial" w:hAnsi="Arial" w:cs="Arial"/>
            <w:iCs/>
            <w:sz w:val="22"/>
            <w:szCs w:val="22"/>
          </w:rPr>
          <w:t xml:space="preserve"> </w:t>
        </w:r>
      </w:ins>
      <w:r w:rsidRPr="00A3783C">
        <w:rPr>
          <w:rFonts w:ascii="Arial" w:eastAsia="Arial" w:hAnsi="Arial" w:cs="Arial"/>
          <w:iCs/>
          <w:sz w:val="22"/>
          <w:szCs w:val="22"/>
        </w:rPr>
        <w:t xml:space="preserve">distractions present (Figure </w:t>
      </w:r>
      <w:r w:rsidR="003E2495" w:rsidRPr="00A3783C">
        <w:rPr>
          <w:rFonts w:ascii="Arial" w:eastAsia="Arial" w:hAnsi="Arial" w:cs="Arial"/>
          <w:iCs/>
          <w:sz w:val="22"/>
          <w:szCs w:val="22"/>
        </w:rPr>
        <w:t>5</w:t>
      </w:r>
      <w:r w:rsidRPr="00A3783C">
        <w:rPr>
          <w:rFonts w:ascii="Arial" w:eastAsia="Arial" w:hAnsi="Arial" w:cs="Arial"/>
          <w:iCs/>
          <w:sz w:val="22"/>
          <w:szCs w:val="22"/>
        </w:rPr>
        <w:t xml:space="preserve">). This is an inconsistency with the real-world </w:t>
      </w:r>
      <w:r w:rsidR="00F25B4B" w:rsidRPr="00A3783C">
        <w:rPr>
          <w:rFonts w:ascii="Arial" w:eastAsia="Arial" w:hAnsi="Arial" w:cs="Arial"/>
          <w:iCs/>
          <w:sz w:val="22"/>
          <w:szCs w:val="22"/>
        </w:rPr>
        <w:t xml:space="preserve">studying </w:t>
      </w:r>
      <w:r w:rsidRPr="00A3783C">
        <w:rPr>
          <w:rFonts w:ascii="Arial" w:eastAsia="Arial" w:hAnsi="Arial" w:cs="Arial"/>
          <w:iCs/>
          <w:sz w:val="22"/>
          <w:szCs w:val="22"/>
        </w:rPr>
        <w:t>conditions of students, and I’d like to investigate if adjusting the treatment to include this would have any impact on the results.</w:t>
      </w:r>
    </w:p>
    <w:p w14:paraId="14EE524E" w14:textId="15D8293E" w:rsidR="00F26A41" w:rsidRPr="00A3783C" w:rsidRDefault="00F26A41" w:rsidP="008506E6">
      <w:pPr>
        <w:spacing w:line="360" w:lineRule="auto"/>
        <w:jc w:val="both"/>
        <w:rPr>
          <w:rFonts w:ascii="Arial" w:eastAsia="Arial" w:hAnsi="Arial" w:cs="Arial"/>
          <w:iCs/>
          <w:sz w:val="22"/>
          <w:szCs w:val="22"/>
        </w:rPr>
      </w:pPr>
    </w:p>
    <w:p w14:paraId="7DED1400" w14:textId="77777777" w:rsidR="00F26A41" w:rsidRPr="00A3783C" w:rsidRDefault="00F26A41" w:rsidP="008506E6">
      <w:pPr>
        <w:spacing w:line="360" w:lineRule="auto"/>
        <w:jc w:val="both"/>
        <w:rPr>
          <w:rFonts w:ascii="Arial" w:eastAsia="Arial" w:hAnsi="Arial" w:cs="Arial"/>
          <w:b/>
          <w:sz w:val="22"/>
          <w:szCs w:val="22"/>
        </w:rPr>
      </w:pPr>
      <w:commentRangeStart w:id="275"/>
      <w:r w:rsidRPr="00A3783C">
        <w:rPr>
          <w:rFonts w:ascii="Arial" w:eastAsia="Arial" w:hAnsi="Arial" w:cs="Arial"/>
          <w:b/>
          <w:sz w:val="22"/>
          <w:szCs w:val="22"/>
        </w:rPr>
        <w:lastRenderedPageBreak/>
        <w:t>MATERIALS AND METHODS</w:t>
      </w:r>
      <w:commentRangeEnd w:id="275"/>
      <w:r w:rsidR="00A657CF">
        <w:rPr>
          <w:rStyle w:val="CommentReference"/>
        </w:rPr>
        <w:commentReference w:id="275"/>
      </w:r>
    </w:p>
    <w:p w14:paraId="24ADFE8A" w14:textId="0C446F6D" w:rsidR="00F26A41" w:rsidRPr="00A3783C" w:rsidRDefault="00F26A41" w:rsidP="008506E6">
      <w:pPr>
        <w:pStyle w:val="NormalWeb"/>
        <w:spacing w:before="0" w:beforeAutospacing="0" w:after="0" w:afterAutospacing="0" w:line="360" w:lineRule="auto"/>
        <w:jc w:val="both"/>
        <w:rPr>
          <w:rFonts w:ascii="Arial" w:hAnsi="Arial" w:cs="Arial"/>
          <w:color w:val="000000"/>
          <w:sz w:val="22"/>
          <w:szCs w:val="22"/>
        </w:rPr>
      </w:pPr>
      <w:del w:id="276" w:author="Amber Abbott" w:date="2023-03-13T19:42:00Z">
        <w:r w:rsidRPr="00A3783C" w:rsidDel="00A322BE">
          <w:rPr>
            <w:rFonts w:ascii="Arial" w:hAnsi="Arial" w:cs="Arial"/>
            <w:color w:val="000000"/>
            <w:sz w:val="22"/>
            <w:szCs w:val="22"/>
          </w:rPr>
          <w:delText>I contacted e</w:delText>
        </w:r>
      </w:del>
      <w:ins w:id="277" w:author="Amber Abbott" w:date="2023-03-13T19:42:00Z">
        <w:r w:rsidR="00A322BE">
          <w:rPr>
            <w:rFonts w:ascii="Arial" w:hAnsi="Arial" w:cs="Arial"/>
            <w:color w:val="000000"/>
            <w:sz w:val="22"/>
            <w:szCs w:val="22"/>
          </w:rPr>
          <w:t>E</w:t>
        </w:r>
      </w:ins>
      <w:r w:rsidRPr="00A3783C">
        <w:rPr>
          <w:rFonts w:ascii="Arial" w:hAnsi="Arial" w:cs="Arial"/>
          <w:color w:val="000000"/>
          <w:sz w:val="22"/>
          <w:szCs w:val="22"/>
        </w:rPr>
        <w:t xml:space="preserve">very student at </w:t>
      </w:r>
      <w:r w:rsidRPr="00A3783C">
        <w:rPr>
          <w:rFonts w:ascii="Arial" w:eastAsia="Arial" w:hAnsi="Arial" w:cs="Arial"/>
          <w:iCs/>
          <w:sz w:val="22"/>
          <w:szCs w:val="22"/>
        </w:rPr>
        <w:t>Mount Desert Island High School</w:t>
      </w:r>
      <w:r w:rsidRPr="00A3783C">
        <w:rPr>
          <w:rFonts w:ascii="Arial" w:hAnsi="Arial" w:cs="Arial"/>
          <w:color w:val="000000"/>
          <w:sz w:val="22"/>
          <w:szCs w:val="22"/>
        </w:rPr>
        <w:t xml:space="preserve"> </w:t>
      </w:r>
      <w:ins w:id="278" w:author="Amber Abbott" w:date="2023-03-13T19:42:00Z">
        <w:r w:rsidR="00A322BE">
          <w:rPr>
            <w:rFonts w:ascii="Arial" w:hAnsi="Arial" w:cs="Arial"/>
            <w:color w:val="000000"/>
            <w:sz w:val="22"/>
            <w:szCs w:val="22"/>
          </w:rPr>
          <w:t>was con</w:t>
        </w:r>
      </w:ins>
      <w:ins w:id="279" w:author="Amber Abbott" w:date="2023-03-13T19:43:00Z">
        <w:r w:rsidR="00A322BE">
          <w:rPr>
            <w:rFonts w:ascii="Arial" w:hAnsi="Arial" w:cs="Arial"/>
            <w:color w:val="000000"/>
            <w:sz w:val="22"/>
            <w:szCs w:val="22"/>
          </w:rPr>
          <w:t xml:space="preserve">tacted </w:t>
        </w:r>
      </w:ins>
      <w:r w:rsidRPr="00A3783C">
        <w:rPr>
          <w:rFonts w:ascii="Arial" w:hAnsi="Arial" w:cs="Arial"/>
          <w:color w:val="000000"/>
          <w:sz w:val="22"/>
          <w:szCs w:val="22"/>
        </w:rPr>
        <w:t xml:space="preserve">by email and asked for volunteers to participate in this experiment. Participants were </w:t>
      </w:r>
      <w:r w:rsidRPr="00A3783C">
        <w:rPr>
          <w:rFonts w:ascii="Arial" w:eastAsia="Arial" w:hAnsi="Arial" w:cs="Arial"/>
          <w:iCs/>
          <w:sz w:val="22"/>
          <w:szCs w:val="22"/>
        </w:rPr>
        <w:t>given the details of the time commitment for th</w:t>
      </w:r>
      <w:ins w:id="280" w:author="Mollie Harrison" w:date="2023-04-03T21:21:00Z">
        <w:r w:rsidR="00B57D6B">
          <w:rPr>
            <w:rFonts w:ascii="Arial" w:eastAsia="Arial" w:hAnsi="Arial" w:cs="Arial"/>
            <w:iCs/>
            <w:sz w:val="22"/>
            <w:szCs w:val="22"/>
          </w:rPr>
          <w:t>e</w:t>
        </w:r>
      </w:ins>
      <w:del w:id="281" w:author="Mollie Harrison" w:date="2023-04-03T21:21:00Z">
        <w:r w:rsidRPr="00A3783C" w:rsidDel="00B57D6B">
          <w:rPr>
            <w:rFonts w:ascii="Arial" w:eastAsia="Arial" w:hAnsi="Arial" w:cs="Arial"/>
            <w:iCs/>
            <w:sz w:val="22"/>
            <w:szCs w:val="22"/>
          </w:rPr>
          <w:delText>is</w:delText>
        </w:r>
      </w:del>
      <w:r w:rsidRPr="00A3783C">
        <w:rPr>
          <w:rFonts w:ascii="Arial" w:eastAsia="Arial" w:hAnsi="Arial" w:cs="Arial"/>
          <w:iCs/>
          <w:sz w:val="22"/>
          <w:szCs w:val="22"/>
        </w:rPr>
        <w:t xml:space="preserve"> study. If interested, participants were told to reply via email, so participation was based on availability. </w:t>
      </w:r>
      <w:r w:rsidRPr="00A3783C">
        <w:rPr>
          <w:rFonts w:ascii="Arial" w:hAnsi="Arial" w:cs="Arial"/>
          <w:color w:val="000000"/>
          <w:sz w:val="22"/>
          <w:szCs w:val="22"/>
        </w:rPr>
        <w:t>The Maine State Science Fair’s Ethics Guidelines required every human subject for an experiment (and their parents if they were underage) to sign a Human Informed Consent Form before further participating (Supp Fig 1).</w:t>
      </w:r>
    </w:p>
    <w:p w14:paraId="420AC881" w14:textId="77777777" w:rsidR="00F26A41" w:rsidRPr="00A3783C" w:rsidRDefault="00F26A41" w:rsidP="008506E6">
      <w:pPr>
        <w:pStyle w:val="NormalWeb"/>
        <w:spacing w:before="0" w:beforeAutospacing="0" w:after="0" w:afterAutospacing="0" w:line="360" w:lineRule="auto"/>
        <w:jc w:val="both"/>
        <w:rPr>
          <w:rFonts w:ascii="Arial" w:hAnsi="Arial" w:cs="Arial"/>
          <w:color w:val="000000"/>
          <w:sz w:val="22"/>
          <w:szCs w:val="22"/>
        </w:rPr>
      </w:pPr>
    </w:p>
    <w:p w14:paraId="7E093E9C" w14:textId="627403EC" w:rsidR="00D842B9" w:rsidRPr="00A3783C" w:rsidRDefault="00F26A41" w:rsidP="008506E6">
      <w:pPr>
        <w:spacing w:line="360" w:lineRule="auto"/>
        <w:jc w:val="both"/>
        <w:rPr>
          <w:rFonts w:ascii="Arial" w:hAnsi="Arial" w:cs="Arial"/>
          <w:color w:val="000000"/>
          <w:sz w:val="22"/>
          <w:szCs w:val="22"/>
        </w:rPr>
      </w:pPr>
      <w:r w:rsidRPr="00A3783C">
        <w:rPr>
          <w:rFonts w:ascii="Arial" w:hAnsi="Arial" w:cs="Arial"/>
          <w:color w:val="000000"/>
          <w:sz w:val="22"/>
          <w:szCs w:val="22"/>
        </w:rPr>
        <w:t xml:space="preserve">All subjects who filled out the consent form were then asked to fill out a pre-intervention survey online that provided background information on their study habits that </w:t>
      </w:r>
      <w:commentRangeStart w:id="282"/>
      <w:r w:rsidRPr="00A3783C">
        <w:rPr>
          <w:rFonts w:ascii="Arial" w:hAnsi="Arial" w:cs="Arial"/>
          <w:color w:val="000000"/>
          <w:sz w:val="22"/>
          <w:szCs w:val="22"/>
        </w:rPr>
        <w:t>informed the control and treatment interventions</w:t>
      </w:r>
      <w:commentRangeEnd w:id="282"/>
      <w:r w:rsidR="00B57D6B">
        <w:rPr>
          <w:rStyle w:val="CommentReference"/>
        </w:rPr>
        <w:commentReference w:id="282"/>
      </w:r>
      <w:r w:rsidRPr="00A3783C">
        <w:rPr>
          <w:rFonts w:ascii="Arial" w:hAnsi="Arial" w:cs="Arial"/>
          <w:color w:val="000000"/>
          <w:sz w:val="22"/>
          <w:szCs w:val="22"/>
        </w:rPr>
        <w:t xml:space="preserve"> (Supp Fig 2). As they completed the survey, they were randomly divided into a “treatment” or “control” group. </w:t>
      </w:r>
      <w:del w:id="283" w:author="Mollie Harrison" w:date="2023-04-03T21:22:00Z">
        <w:r w:rsidRPr="00A3783C" w:rsidDel="00B57D6B">
          <w:rPr>
            <w:rFonts w:ascii="Arial" w:hAnsi="Arial" w:cs="Arial"/>
            <w:color w:val="000000"/>
            <w:sz w:val="22"/>
            <w:szCs w:val="22"/>
          </w:rPr>
          <w:delText xml:space="preserve">This survey informed the design of the treatment group’s intervention. All subjects then participated in an intervention of their group type. </w:delText>
        </w:r>
      </w:del>
    </w:p>
    <w:p w14:paraId="6836EAE9" w14:textId="77777777" w:rsidR="00D842B9" w:rsidRPr="00A3783C" w:rsidRDefault="00D842B9" w:rsidP="008506E6">
      <w:pPr>
        <w:spacing w:line="360" w:lineRule="auto"/>
        <w:jc w:val="both"/>
        <w:rPr>
          <w:rFonts w:ascii="Arial" w:hAnsi="Arial" w:cs="Arial"/>
          <w:color w:val="000000"/>
          <w:sz w:val="22"/>
          <w:szCs w:val="22"/>
        </w:rPr>
      </w:pPr>
    </w:p>
    <w:p w14:paraId="10C5EAAA" w14:textId="2A10593A" w:rsidR="00F26A41" w:rsidRPr="00A3783C" w:rsidRDefault="00F26A41" w:rsidP="008506E6">
      <w:pPr>
        <w:spacing w:line="360" w:lineRule="auto"/>
        <w:jc w:val="both"/>
        <w:rPr>
          <w:rFonts w:ascii="Arial" w:hAnsi="Arial" w:cs="Arial"/>
          <w:color w:val="000000"/>
          <w:sz w:val="22"/>
          <w:szCs w:val="22"/>
        </w:rPr>
      </w:pPr>
      <w:r w:rsidRPr="00A3783C">
        <w:rPr>
          <w:rFonts w:ascii="Arial" w:eastAsia="Arial" w:hAnsi="Arial" w:cs="Arial"/>
          <w:iCs/>
          <w:sz w:val="22"/>
          <w:szCs w:val="22"/>
        </w:rPr>
        <w:t xml:space="preserve">Subjects in the control group were surveyed with a questionnaire that presented them with several facts about the impacts of smartphones on their cognitive function (Supp Fig 3). </w:t>
      </w:r>
      <w:r w:rsidR="00F25B4B" w:rsidRPr="00A3783C">
        <w:rPr>
          <w:rFonts w:ascii="Arial" w:eastAsia="Arial" w:hAnsi="Arial" w:cs="Arial"/>
          <w:iCs/>
          <w:sz w:val="22"/>
          <w:szCs w:val="22"/>
        </w:rPr>
        <w:t xml:space="preserve">Every fact came with </w:t>
      </w:r>
      <w:r w:rsidR="00F25B4B" w:rsidRPr="00A3783C">
        <w:rPr>
          <w:rFonts w:ascii="Arial" w:hAnsi="Arial" w:cs="Arial"/>
          <w:color w:val="000000"/>
          <w:sz w:val="22"/>
          <w:szCs w:val="22"/>
        </w:rPr>
        <w:t>t</w:t>
      </w:r>
      <w:r w:rsidR="00D842B9" w:rsidRPr="00A3783C">
        <w:rPr>
          <w:rFonts w:ascii="Arial" w:hAnsi="Arial" w:cs="Arial"/>
          <w:color w:val="000000"/>
          <w:sz w:val="22"/>
          <w:szCs w:val="22"/>
        </w:rPr>
        <w:t>he question</w:t>
      </w:r>
      <w:ins w:id="284" w:author="Herderschee, Hayley" w:date="2023-03-07T13:24:00Z">
        <w:r w:rsidR="00A657CF">
          <w:rPr>
            <w:rFonts w:ascii="Arial" w:hAnsi="Arial" w:cs="Arial"/>
            <w:color w:val="000000"/>
            <w:sz w:val="22"/>
            <w:szCs w:val="22"/>
          </w:rPr>
          <w:t>,</w:t>
        </w:r>
      </w:ins>
      <w:r w:rsidR="00D842B9" w:rsidRPr="00A3783C">
        <w:rPr>
          <w:rFonts w:ascii="Arial" w:hAnsi="Arial" w:cs="Arial"/>
          <w:color w:val="000000"/>
          <w:sz w:val="22"/>
          <w:szCs w:val="22"/>
        </w:rPr>
        <w:t xml:space="preserve"> “</w:t>
      </w:r>
      <w:del w:id="285" w:author="Herderschee, Hayley" w:date="2023-03-07T13:24:00Z">
        <w:r w:rsidR="00F25B4B" w:rsidRPr="00A3783C" w:rsidDel="00A657CF">
          <w:rPr>
            <w:rFonts w:ascii="Arial" w:hAnsi="Arial" w:cs="Arial"/>
            <w:color w:val="000000"/>
            <w:sz w:val="22"/>
            <w:szCs w:val="22"/>
          </w:rPr>
          <w:delText>di</w:delText>
        </w:r>
        <w:r w:rsidR="00D842B9" w:rsidRPr="00A3783C" w:rsidDel="00A657CF">
          <w:rPr>
            <w:rFonts w:ascii="Arial" w:hAnsi="Arial" w:cs="Arial"/>
            <w:color w:val="000000"/>
            <w:sz w:val="22"/>
            <w:szCs w:val="22"/>
          </w:rPr>
          <w:delText xml:space="preserve">d </w:delText>
        </w:r>
      </w:del>
      <w:ins w:id="286" w:author="Herderschee, Hayley" w:date="2023-03-07T13:24:00Z">
        <w:r w:rsidR="00A657CF">
          <w:rPr>
            <w:rFonts w:ascii="Arial" w:hAnsi="Arial" w:cs="Arial"/>
            <w:color w:val="000000"/>
            <w:sz w:val="22"/>
            <w:szCs w:val="22"/>
          </w:rPr>
          <w:t>D</w:t>
        </w:r>
        <w:r w:rsidR="00A657CF" w:rsidRPr="00A3783C">
          <w:rPr>
            <w:rFonts w:ascii="Arial" w:hAnsi="Arial" w:cs="Arial"/>
            <w:color w:val="000000"/>
            <w:sz w:val="22"/>
            <w:szCs w:val="22"/>
          </w:rPr>
          <w:t xml:space="preserve">id </w:t>
        </w:r>
      </w:ins>
      <w:r w:rsidR="00D842B9" w:rsidRPr="00A3783C">
        <w:rPr>
          <w:rFonts w:ascii="Arial" w:hAnsi="Arial" w:cs="Arial"/>
          <w:color w:val="000000"/>
          <w:sz w:val="22"/>
          <w:szCs w:val="22"/>
        </w:rPr>
        <w:t xml:space="preserve">you already know this?” to ensure </w:t>
      </w:r>
      <w:r w:rsidR="00F25B4B" w:rsidRPr="00A3783C">
        <w:rPr>
          <w:rFonts w:ascii="Arial" w:hAnsi="Arial" w:cs="Arial"/>
          <w:color w:val="000000"/>
          <w:sz w:val="22"/>
          <w:szCs w:val="22"/>
        </w:rPr>
        <w:t xml:space="preserve">subjects </w:t>
      </w:r>
      <w:r w:rsidR="00D842B9" w:rsidRPr="00A3783C">
        <w:rPr>
          <w:rFonts w:ascii="Arial" w:hAnsi="Arial" w:cs="Arial"/>
          <w:color w:val="000000"/>
          <w:sz w:val="22"/>
          <w:szCs w:val="22"/>
        </w:rPr>
        <w:t>read each one. The answer did not change the recording of their responses. At the end of the list, the subjects were asked</w:t>
      </w:r>
      <w:ins w:id="287" w:author="Herderschee, Hayley" w:date="2023-03-07T13:24:00Z">
        <w:r w:rsidR="00A657CF">
          <w:rPr>
            <w:rFonts w:ascii="Arial" w:hAnsi="Arial" w:cs="Arial"/>
            <w:color w:val="000000"/>
            <w:sz w:val="22"/>
            <w:szCs w:val="22"/>
          </w:rPr>
          <w:t>,</w:t>
        </w:r>
      </w:ins>
      <w:r w:rsidR="00D842B9" w:rsidRPr="00A3783C">
        <w:rPr>
          <w:rFonts w:ascii="Arial" w:hAnsi="Arial" w:cs="Arial"/>
          <w:color w:val="000000"/>
          <w:sz w:val="22"/>
          <w:szCs w:val="22"/>
        </w:rPr>
        <w:t xml:space="preserve"> “</w:t>
      </w:r>
      <w:ins w:id="288" w:author="Herderschee, Hayley" w:date="2023-03-07T13:24:00Z">
        <w:r w:rsidR="00A657CF">
          <w:rPr>
            <w:rFonts w:ascii="Arial" w:hAnsi="Arial" w:cs="Arial"/>
            <w:color w:val="000000"/>
            <w:sz w:val="22"/>
            <w:szCs w:val="22"/>
          </w:rPr>
          <w:t>A</w:t>
        </w:r>
      </w:ins>
      <w:del w:id="289" w:author="Herderschee, Hayley" w:date="2023-03-07T13:24:00Z">
        <w:r w:rsidR="00D842B9" w:rsidRPr="00A3783C" w:rsidDel="00A657CF">
          <w:rPr>
            <w:rFonts w:ascii="Arial" w:hAnsi="Arial" w:cs="Arial"/>
            <w:color w:val="000000"/>
            <w:sz w:val="22"/>
            <w:szCs w:val="22"/>
          </w:rPr>
          <w:delText>a</w:delText>
        </w:r>
      </w:del>
      <w:r w:rsidR="00D842B9" w:rsidRPr="00A3783C">
        <w:rPr>
          <w:rFonts w:ascii="Arial" w:hAnsi="Arial" w:cs="Arial"/>
          <w:color w:val="000000"/>
          <w:sz w:val="22"/>
          <w:szCs w:val="22"/>
        </w:rPr>
        <w:t>fter reading these facts, do you plan to change how you study in any way?”. </w:t>
      </w:r>
      <w:r w:rsidRPr="00A3783C">
        <w:rPr>
          <w:rFonts w:ascii="Arial" w:eastAsia="Arial" w:hAnsi="Arial" w:cs="Arial"/>
          <w:iCs/>
          <w:sz w:val="22"/>
          <w:szCs w:val="22"/>
        </w:rPr>
        <w:t xml:space="preserve"> </w:t>
      </w:r>
    </w:p>
    <w:p w14:paraId="79857E08" w14:textId="77777777" w:rsidR="00D46220" w:rsidRPr="00A3783C" w:rsidRDefault="00D46220" w:rsidP="008506E6">
      <w:pPr>
        <w:spacing w:line="360" w:lineRule="auto"/>
        <w:jc w:val="both"/>
        <w:rPr>
          <w:rFonts w:ascii="Arial" w:eastAsia="Arial" w:hAnsi="Arial" w:cs="Arial"/>
          <w:iCs/>
          <w:sz w:val="22"/>
          <w:szCs w:val="22"/>
        </w:rPr>
      </w:pPr>
    </w:p>
    <w:p w14:paraId="65966B16" w14:textId="43AAE3D9" w:rsidR="00F26A41" w:rsidRPr="00A3783C" w:rsidRDefault="00F26A41"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t xml:space="preserve">Subjects in the treatment group underwent an intervention where they completed verbal and visual memory tests </w:t>
      </w:r>
      <w:commentRangeStart w:id="290"/>
      <w:r w:rsidRPr="00A3783C">
        <w:rPr>
          <w:rFonts w:ascii="Arial" w:eastAsia="Arial" w:hAnsi="Arial" w:cs="Arial"/>
          <w:iCs/>
          <w:sz w:val="22"/>
          <w:szCs w:val="22"/>
        </w:rPr>
        <w:t xml:space="preserve">(Human Benchmark) </w:t>
      </w:r>
      <w:commentRangeEnd w:id="290"/>
      <w:r w:rsidR="00B57D6B">
        <w:rPr>
          <w:rStyle w:val="CommentReference"/>
        </w:rPr>
        <w:commentReference w:id="290"/>
      </w:r>
      <w:r w:rsidRPr="00A3783C">
        <w:rPr>
          <w:rFonts w:ascii="Arial" w:eastAsia="Arial" w:hAnsi="Arial" w:cs="Arial"/>
          <w:iCs/>
          <w:sz w:val="22"/>
          <w:szCs w:val="22"/>
        </w:rPr>
        <w:t xml:space="preserve">under different conditions. </w:t>
      </w:r>
      <w:commentRangeStart w:id="291"/>
      <w:r w:rsidR="00D842B9" w:rsidRPr="00A3783C">
        <w:rPr>
          <w:rFonts w:ascii="Arial" w:hAnsi="Arial" w:cs="Arial"/>
          <w:color w:val="000000"/>
          <w:sz w:val="22"/>
          <w:szCs w:val="22"/>
        </w:rPr>
        <w:t xml:space="preserve">The verbal memory test </w:t>
      </w:r>
      <w:r w:rsidR="00591797" w:rsidRPr="00A3783C">
        <w:rPr>
          <w:rFonts w:ascii="Arial" w:hAnsi="Arial" w:cs="Arial"/>
          <w:color w:val="000000"/>
          <w:sz w:val="22"/>
          <w:szCs w:val="22"/>
        </w:rPr>
        <w:t>assessed</w:t>
      </w:r>
      <w:r w:rsidR="00D842B9" w:rsidRPr="00A3783C">
        <w:rPr>
          <w:rFonts w:ascii="Arial" w:hAnsi="Arial" w:cs="Arial"/>
          <w:color w:val="000000"/>
          <w:sz w:val="22"/>
          <w:szCs w:val="22"/>
        </w:rPr>
        <w:t xml:space="preserve"> how many words the subject could remember over time</w:t>
      </w:r>
      <w:del w:id="292" w:author="Herderschee, Hayley" w:date="2023-03-07T13:24:00Z">
        <w:r w:rsidR="00D842B9" w:rsidRPr="00A3783C" w:rsidDel="00A657CF">
          <w:rPr>
            <w:rFonts w:ascii="Arial" w:hAnsi="Arial" w:cs="Arial"/>
            <w:color w:val="000000"/>
            <w:sz w:val="22"/>
            <w:szCs w:val="22"/>
          </w:rPr>
          <w:delText>, and t</w:delText>
        </w:r>
      </w:del>
      <w:ins w:id="293" w:author="Herderschee, Hayley" w:date="2023-03-07T13:24:00Z">
        <w:r w:rsidR="00A657CF">
          <w:rPr>
            <w:rFonts w:ascii="Arial" w:hAnsi="Arial" w:cs="Arial"/>
            <w:color w:val="000000"/>
            <w:sz w:val="22"/>
            <w:szCs w:val="22"/>
          </w:rPr>
          <w:t>. T</w:t>
        </w:r>
      </w:ins>
      <w:r w:rsidR="00D842B9" w:rsidRPr="00A3783C">
        <w:rPr>
          <w:rFonts w:ascii="Arial" w:hAnsi="Arial" w:cs="Arial"/>
          <w:color w:val="000000"/>
          <w:sz w:val="22"/>
          <w:szCs w:val="22"/>
        </w:rPr>
        <w:t>he visual memory test displayed a</w:t>
      </w:r>
      <w:r w:rsidR="00591797" w:rsidRPr="00A3783C">
        <w:rPr>
          <w:rFonts w:ascii="Arial" w:hAnsi="Arial" w:cs="Arial"/>
          <w:color w:val="000000"/>
          <w:sz w:val="22"/>
          <w:szCs w:val="22"/>
        </w:rPr>
        <w:t>n increasingly large</w:t>
      </w:r>
      <w:r w:rsidR="00D842B9" w:rsidRPr="00A3783C">
        <w:rPr>
          <w:rFonts w:ascii="Arial" w:hAnsi="Arial" w:cs="Arial"/>
          <w:color w:val="000000"/>
          <w:sz w:val="22"/>
          <w:szCs w:val="22"/>
        </w:rPr>
        <w:t xml:space="preserve"> pattern and then asked the user to recreate </w:t>
      </w:r>
      <w:r w:rsidR="00591797" w:rsidRPr="00A3783C">
        <w:rPr>
          <w:rFonts w:ascii="Arial" w:hAnsi="Arial" w:cs="Arial"/>
          <w:color w:val="000000"/>
          <w:sz w:val="22"/>
          <w:szCs w:val="22"/>
        </w:rPr>
        <w:t>them</w:t>
      </w:r>
      <w:r w:rsidR="00D842B9" w:rsidRPr="00A3783C">
        <w:rPr>
          <w:rFonts w:ascii="Arial" w:hAnsi="Arial" w:cs="Arial"/>
          <w:color w:val="000000"/>
          <w:sz w:val="22"/>
          <w:szCs w:val="22"/>
        </w:rPr>
        <w:t xml:space="preserve">. </w:t>
      </w:r>
      <w:commentRangeEnd w:id="291"/>
      <w:r w:rsidR="00B57D6B">
        <w:rPr>
          <w:rStyle w:val="CommentReference"/>
        </w:rPr>
        <w:commentReference w:id="291"/>
      </w:r>
      <w:commentRangeStart w:id="294"/>
      <w:r w:rsidRPr="00A3783C">
        <w:rPr>
          <w:rFonts w:ascii="Arial" w:eastAsia="Arial" w:hAnsi="Arial" w:cs="Arial"/>
          <w:iCs/>
          <w:sz w:val="22"/>
          <w:szCs w:val="22"/>
        </w:rPr>
        <w:t xml:space="preserve">The conditions were determined based on the </w:t>
      </w:r>
      <w:proofErr w:type="gramStart"/>
      <w:r w:rsidRPr="00A3783C">
        <w:rPr>
          <w:rFonts w:ascii="Arial" w:eastAsia="Arial" w:hAnsi="Arial" w:cs="Arial"/>
          <w:iCs/>
          <w:sz w:val="22"/>
          <w:szCs w:val="22"/>
        </w:rPr>
        <w:t>most commonly reported</w:t>
      </w:r>
      <w:proofErr w:type="gramEnd"/>
      <w:r w:rsidRPr="00A3783C">
        <w:rPr>
          <w:rFonts w:ascii="Arial" w:eastAsia="Arial" w:hAnsi="Arial" w:cs="Arial"/>
          <w:iCs/>
          <w:sz w:val="22"/>
          <w:szCs w:val="22"/>
        </w:rPr>
        <w:t xml:space="preserve"> electronic distractions from the pre-intervention survey of all study subjects</w:t>
      </w:r>
      <w:r w:rsidR="00591797" w:rsidRPr="00A3783C">
        <w:rPr>
          <w:rFonts w:ascii="Arial" w:eastAsia="Arial" w:hAnsi="Arial" w:cs="Arial"/>
          <w:iCs/>
          <w:sz w:val="22"/>
          <w:szCs w:val="22"/>
        </w:rPr>
        <w:t xml:space="preserve"> (Figure 5). </w:t>
      </w:r>
      <w:del w:id="295" w:author="Herderschee, Hayley" w:date="2023-03-07T13:24:00Z">
        <w:r w:rsidR="00591797" w:rsidRPr="00A3783C" w:rsidDel="00A657CF">
          <w:rPr>
            <w:rFonts w:ascii="Arial" w:eastAsia="Arial" w:hAnsi="Arial" w:cs="Arial"/>
            <w:iCs/>
            <w:sz w:val="22"/>
            <w:szCs w:val="22"/>
          </w:rPr>
          <w:delText xml:space="preserve">Use </w:delText>
        </w:r>
      </w:del>
      <w:ins w:id="296" w:author="Herderschee, Hayley" w:date="2023-03-07T13:24:00Z">
        <w:r w:rsidR="00A657CF">
          <w:rPr>
            <w:rFonts w:ascii="Arial" w:eastAsia="Arial" w:hAnsi="Arial" w:cs="Arial"/>
            <w:iCs/>
            <w:sz w:val="22"/>
            <w:szCs w:val="22"/>
          </w:rPr>
          <w:t>The u</w:t>
        </w:r>
        <w:r w:rsidR="00A657CF" w:rsidRPr="00A3783C">
          <w:rPr>
            <w:rFonts w:ascii="Arial" w:eastAsia="Arial" w:hAnsi="Arial" w:cs="Arial"/>
            <w:iCs/>
            <w:sz w:val="22"/>
            <w:szCs w:val="22"/>
          </w:rPr>
          <w:t xml:space="preserve">se </w:t>
        </w:r>
      </w:ins>
      <w:r w:rsidRPr="00A3783C">
        <w:rPr>
          <w:rFonts w:ascii="Arial" w:eastAsia="Arial" w:hAnsi="Arial" w:cs="Arial"/>
          <w:iCs/>
          <w:sz w:val="22"/>
          <w:szCs w:val="22"/>
        </w:rPr>
        <w:t xml:space="preserve">of a cell phone </w:t>
      </w:r>
      <w:r w:rsidR="00591797" w:rsidRPr="00A3783C">
        <w:rPr>
          <w:rFonts w:ascii="Arial" w:eastAsia="Arial" w:hAnsi="Arial" w:cs="Arial"/>
          <w:iCs/>
          <w:sz w:val="22"/>
          <w:szCs w:val="22"/>
        </w:rPr>
        <w:t>was eliminated as a distraction because</w:t>
      </w:r>
      <w:r w:rsidRPr="00A3783C">
        <w:rPr>
          <w:rFonts w:ascii="Arial" w:eastAsia="Arial" w:hAnsi="Arial" w:cs="Arial"/>
          <w:iCs/>
          <w:sz w:val="22"/>
          <w:szCs w:val="22"/>
        </w:rPr>
        <w:t xml:space="preserve"> simulat</w:t>
      </w:r>
      <w:r w:rsidR="00591797" w:rsidRPr="00A3783C">
        <w:rPr>
          <w:rFonts w:ascii="Arial" w:eastAsia="Arial" w:hAnsi="Arial" w:cs="Arial"/>
          <w:iCs/>
          <w:sz w:val="22"/>
          <w:szCs w:val="22"/>
        </w:rPr>
        <w:t xml:space="preserve">ed </w:t>
      </w:r>
      <w:r w:rsidRPr="00A3783C">
        <w:rPr>
          <w:rFonts w:ascii="Arial" w:eastAsia="Arial" w:hAnsi="Arial" w:cs="Arial"/>
          <w:iCs/>
          <w:sz w:val="22"/>
          <w:szCs w:val="22"/>
        </w:rPr>
        <w:t>experience</w:t>
      </w:r>
      <w:r w:rsidR="00591797" w:rsidRPr="00A3783C">
        <w:rPr>
          <w:rFonts w:ascii="Arial" w:eastAsia="Arial" w:hAnsi="Arial" w:cs="Arial"/>
          <w:iCs/>
          <w:sz w:val="22"/>
          <w:szCs w:val="22"/>
        </w:rPr>
        <w:t xml:space="preserve">s </w:t>
      </w:r>
      <w:r w:rsidRPr="00A3783C">
        <w:rPr>
          <w:rFonts w:ascii="Arial" w:eastAsia="Arial" w:hAnsi="Arial" w:cs="Arial"/>
          <w:iCs/>
          <w:sz w:val="22"/>
          <w:szCs w:val="22"/>
        </w:rPr>
        <w:t xml:space="preserve">on social media or with text messaging </w:t>
      </w:r>
      <w:r w:rsidR="00591797" w:rsidRPr="00A3783C">
        <w:rPr>
          <w:rFonts w:ascii="Arial" w:eastAsia="Arial" w:hAnsi="Arial" w:cs="Arial"/>
          <w:iCs/>
          <w:sz w:val="22"/>
          <w:szCs w:val="22"/>
        </w:rPr>
        <w:t>were not standardizable</w:t>
      </w:r>
      <w:r w:rsidRPr="00A3783C">
        <w:rPr>
          <w:rFonts w:ascii="Arial" w:eastAsia="Arial" w:hAnsi="Arial" w:cs="Arial"/>
          <w:iCs/>
          <w:sz w:val="22"/>
          <w:szCs w:val="22"/>
        </w:rPr>
        <w:t xml:space="preserve"> (Figure </w:t>
      </w:r>
      <w:r w:rsidR="003E2495" w:rsidRPr="00A3783C">
        <w:rPr>
          <w:rFonts w:ascii="Arial" w:eastAsia="Arial" w:hAnsi="Arial" w:cs="Arial"/>
          <w:iCs/>
          <w:sz w:val="22"/>
          <w:szCs w:val="22"/>
        </w:rPr>
        <w:t>5</w:t>
      </w:r>
      <w:r w:rsidRPr="00A3783C">
        <w:rPr>
          <w:rFonts w:ascii="Arial" w:eastAsia="Arial" w:hAnsi="Arial" w:cs="Arial"/>
          <w:iCs/>
          <w:sz w:val="22"/>
          <w:szCs w:val="22"/>
        </w:rPr>
        <w:t xml:space="preserve">). The finalized conditions were television (episode one of </w:t>
      </w:r>
      <w:ins w:id="297" w:author="Herderschee, Hayley" w:date="2023-03-07T11:49:00Z">
        <w:r w:rsidR="00090FF2">
          <w:rPr>
            <w:rFonts w:ascii="Arial" w:eastAsia="Arial" w:hAnsi="Arial" w:cs="Arial"/>
            <w:iCs/>
            <w:sz w:val="22"/>
            <w:szCs w:val="22"/>
          </w:rPr>
          <w:t xml:space="preserve">the </w:t>
        </w:r>
      </w:ins>
      <w:r w:rsidR="00591797" w:rsidRPr="00A3783C">
        <w:rPr>
          <w:rFonts w:ascii="Arial" w:eastAsia="Arial" w:hAnsi="Arial" w:cs="Arial"/>
          <w:iCs/>
          <w:sz w:val="22"/>
          <w:szCs w:val="22"/>
        </w:rPr>
        <w:t>TV show</w:t>
      </w:r>
      <w:r w:rsidRPr="00A3783C">
        <w:rPr>
          <w:rFonts w:ascii="Arial" w:eastAsia="Arial" w:hAnsi="Arial" w:cs="Arial"/>
          <w:iCs/>
          <w:sz w:val="22"/>
          <w:szCs w:val="22"/>
        </w:rPr>
        <w:t xml:space="preserve"> The Office), lyrical music (a mashup of 2000’s pop hits), and instrumental music (a </w:t>
      </w:r>
      <w:proofErr w:type="spellStart"/>
      <w:r w:rsidRPr="00A3783C">
        <w:rPr>
          <w:rFonts w:ascii="Arial" w:eastAsia="Arial" w:hAnsi="Arial" w:cs="Arial"/>
          <w:iCs/>
          <w:sz w:val="22"/>
          <w:szCs w:val="22"/>
        </w:rPr>
        <w:t>Betawaves</w:t>
      </w:r>
      <w:proofErr w:type="spellEnd"/>
      <w:r w:rsidRPr="00A3783C">
        <w:rPr>
          <w:rFonts w:ascii="Arial" w:eastAsia="Arial" w:hAnsi="Arial" w:cs="Arial"/>
          <w:iCs/>
          <w:sz w:val="22"/>
          <w:szCs w:val="22"/>
        </w:rPr>
        <w:t xml:space="preserve"> simulation from Spotify). </w:t>
      </w:r>
      <w:commentRangeEnd w:id="294"/>
      <w:r w:rsidR="00746AB8">
        <w:rPr>
          <w:rStyle w:val="CommentReference"/>
        </w:rPr>
        <w:commentReference w:id="294"/>
      </w:r>
      <w:r w:rsidRPr="00A3783C">
        <w:rPr>
          <w:rFonts w:ascii="Arial" w:eastAsia="Arial" w:hAnsi="Arial" w:cs="Arial"/>
          <w:iCs/>
          <w:sz w:val="22"/>
          <w:szCs w:val="22"/>
        </w:rPr>
        <w:t xml:space="preserve">Additionally, the tests were completed once in silence. The order of distractions was randomized to avoid an impact on scores. </w:t>
      </w:r>
    </w:p>
    <w:p w14:paraId="1C5D3E5A" w14:textId="77777777" w:rsidR="00F26A41" w:rsidRPr="00A3783C" w:rsidRDefault="00F26A41" w:rsidP="008506E6">
      <w:pPr>
        <w:spacing w:line="360" w:lineRule="auto"/>
        <w:jc w:val="both"/>
        <w:rPr>
          <w:rFonts w:ascii="Arial" w:eastAsia="Arial" w:hAnsi="Arial" w:cs="Arial"/>
          <w:iCs/>
          <w:sz w:val="22"/>
          <w:szCs w:val="22"/>
        </w:rPr>
      </w:pPr>
    </w:p>
    <w:p w14:paraId="03B46C5C" w14:textId="4F0E85E5" w:rsidR="00F26A41" w:rsidRPr="00A3783C" w:rsidRDefault="00591797"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t>Treatment group s</w:t>
      </w:r>
      <w:r w:rsidR="00F26A41" w:rsidRPr="00A3783C">
        <w:rPr>
          <w:rFonts w:ascii="Arial" w:eastAsia="Arial" w:hAnsi="Arial" w:cs="Arial"/>
          <w:iCs/>
          <w:sz w:val="22"/>
          <w:szCs w:val="22"/>
        </w:rPr>
        <w:t>ubjects scheduled their interventions</w:t>
      </w:r>
      <w:ins w:id="298" w:author="Mollie Harrison" w:date="2023-04-03T21:26:00Z">
        <w:r w:rsidR="00746AB8">
          <w:rPr>
            <w:rFonts w:ascii="Arial" w:eastAsia="Arial" w:hAnsi="Arial" w:cs="Arial"/>
            <w:iCs/>
            <w:sz w:val="22"/>
            <w:szCs w:val="22"/>
          </w:rPr>
          <w:t xml:space="preserve"> </w:t>
        </w:r>
      </w:ins>
      <w:del w:id="299" w:author="Mollie Harrison" w:date="2023-04-03T21:26:00Z">
        <w:r w:rsidRPr="00A3783C" w:rsidDel="00746AB8">
          <w:rPr>
            <w:rFonts w:ascii="Arial" w:eastAsia="Arial" w:hAnsi="Arial" w:cs="Arial"/>
            <w:iCs/>
            <w:sz w:val="22"/>
            <w:szCs w:val="22"/>
          </w:rPr>
          <w:delText xml:space="preserve"> either </w:delText>
        </w:r>
      </w:del>
      <w:r w:rsidR="00F26A41" w:rsidRPr="00A3783C">
        <w:rPr>
          <w:rFonts w:ascii="Arial" w:eastAsia="Arial" w:hAnsi="Arial" w:cs="Arial"/>
          <w:iCs/>
          <w:sz w:val="22"/>
          <w:szCs w:val="22"/>
        </w:rPr>
        <w:t xml:space="preserve">an hour </w:t>
      </w:r>
      <w:ins w:id="300" w:author="Mollie Harrison" w:date="2023-04-03T21:27:00Z">
        <w:r w:rsidR="00746AB8">
          <w:rPr>
            <w:rFonts w:ascii="Arial" w:eastAsia="Arial" w:hAnsi="Arial" w:cs="Arial"/>
            <w:iCs/>
            <w:sz w:val="22"/>
            <w:szCs w:val="22"/>
          </w:rPr>
          <w:t xml:space="preserve">either </w:t>
        </w:r>
      </w:ins>
      <w:r w:rsidR="00F26A41" w:rsidRPr="00A3783C">
        <w:rPr>
          <w:rFonts w:ascii="Arial" w:eastAsia="Arial" w:hAnsi="Arial" w:cs="Arial"/>
          <w:iCs/>
          <w:sz w:val="22"/>
          <w:szCs w:val="22"/>
        </w:rPr>
        <w:t xml:space="preserve">before school, after school, or during the lunch block, </w:t>
      </w:r>
      <w:r w:rsidR="00596F0E" w:rsidRPr="00A3783C">
        <w:rPr>
          <w:rFonts w:ascii="Arial" w:eastAsia="Arial" w:hAnsi="Arial" w:cs="Arial"/>
          <w:iCs/>
          <w:sz w:val="22"/>
          <w:szCs w:val="22"/>
        </w:rPr>
        <w:t xml:space="preserve">based on availability, </w:t>
      </w:r>
      <w:r w:rsidR="00F26A41" w:rsidRPr="00A3783C">
        <w:rPr>
          <w:rFonts w:ascii="Arial" w:eastAsia="Arial" w:hAnsi="Arial" w:cs="Arial"/>
          <w:iCs/>
          <w:sz w:val="22"/>
          <w:szCs w:val="22"/>
        </w:rPr>
        <w:t>and</w:t>
      </w:r>
      <w:r w:rsidRPr="00A3783C">
        <w:rPr>
          <w:rFonts w:ascii="Arial" w:eastAsia="Arial" w:hAnsi="Arial" w:cs="Arial"/>
          <w:iCs/>
          <w:sz w:val="22"/>
          <w:szCs w:val="22"/>
        </w:rPr>
        <w:t xml:space="preserve"> used their</w:t>
      </w:r>
      <w:r w:rsidR="00F26A41" w:rsidRPr="00A3783C">
        <w:rPr>
          <w:rFonts w:ascii="Arial" w:eastAsia="Arial" w:hAnsi="Arial" w:cs="Arial"/>
          <w:iCs/>
          <w:sz w:val="22"/>
          <w:szCs w:val="22"/>
        </w:rPr>
        <w:t xml:space="preserve"> school laptops. The </w:t>
      </w:r>
      <w:r w:rsidR="00F26A41" w:rsidRPr="00A3783C">
        <w:rPr>
          <w:rFonts w:ascii="Arial" w:eastAsia="Arial" w:hAnsi="Arial" w:cs="Arial"/>
          <w:iCs/>
          <w:sz w:val="22"/>
          <w:szCs w:val="22"/>
        </w:rPr>
        <w:lastRenderedPageBreak/>
        <w:t xml:space="preserve">intervention was carried out in an empty classroom. Subjects had 10 minutes per condition to complete both tests and record their scores on </w:t>
      </w:r>
      <w:del w:id="301" w:author="Herderschee, Hayley" w:date="2023-03-07T10:47:00Z">
        <w:r w:rsidR="00F26A41" w:rsidRPr="00A3783C" w:rsidDel="008506E6">
          <w:rPr>
            <w:rFonts w:ascii="Arial" w:eastAsia="Arial" w:hAnsi="Arial" w:cs="Arial"/>
            <w:iCs/>
            <w:sz w:val="22"/>
            <w:szCs w:val="22"/>
          </w:rPr>
          <w:delText xml:space="preserve">a piece of </w:delText>
        </w:r>
      </w:del>
      <w:r w:rsidR="00F26A41" w:rsidRPr="00A3783C">
        <w:rPr>
          <w:rFonts w:ascii="Arial" w:eastAsia="Arial" w:hAnsi="Arial" w:cs="Arial"/>
          <w:iCs/>
          <w:sz w:val="22"/>
          <w:szCs w:val="22"/>
        </w:rPr>
        <w:t xml:space="preserve">paper. After completing all tests, subjects often discussed their scores with each other. The proctor did not instigate or prevent discussion. </w:t>
      </w:r>
      <w:r w:rsidR="00D842B9" w:rsidRPr="00A3783C">
        <w:rPr>
          <w:rFonts w:ascii="Arial" w:hAnsi="Arial" w:cs="Arial"/>
          <w:color w:val="000000"/>
          <w:sz w:val="22"/>
          <w:szCs w:val="22"/>
        </w:rPr>
        <w:t xml:space="preserve">Subjects were then </w:t>
      </w:r>
      <w:r w:rsidR="00F245E1" w:rsidRPr="00A3783C">
        <w:rPr>
          <w:rFonts w:ascii="Arial" w:hAnsi="Arial" w:cs="Arial"/>
          <w:color w:val="000000"/>
          <w:sz w:val="22"/>
          <w:szCs w:val="22"/>
        </w:rPr>
        <w:t>asked,</w:t>
      </w:r>
      <w:r w:rsidR="00D842B9" w:rsidRPr="00A3783C">
        <w:rPr>
          <w:rFonts w:ascii="Arial" w:hAnsi="Arial" w:cs="Arial"/>
          <w:color w:val="000000"/>
          <w:sz w:val="22"/>
          <w:szCs w:val="22"/>
        </w:rPr>
        <w:t xml:space="preserve"> “</w:t>
      </w:r>
      <w:del w:id="302" w:author="Herderschee, Hayley" w:date="2023-03-07T10:47:00Z">
        <w:r w:rsidR="00D842B9" w:rsidRPr="00A3783C" w:rsidDel="008506E6">
          <w:rPr>
            <w:rFonts w:ascii="Arial" w:hAnsi="Arial" w:cs="Arial"/>
            <w:color w:val="000000"/>
            <w:sz w:val="22"/>
            <w:szCs w:val="22"/>
          </w:rPr>
          <w:delText xml:space="preserve">after </w:delText>
        </w:r>
      </w:del>
      <w:ins w:id="303" w:author="Herderschee, Hayley" w:date="2023-03-07T10:47:00Z">
        <w:r w:rsidR="008506E6">
          <w:rPr>
            <w:rFonts w:ascii="Arial" w:hAnsi="Arial" w:cs="Arial"/>
            <w:color w:val="000000"/>
            <w:sz w:val="22"/>
            <w:szCs w:val="22"/>
          </w:rPr>
          <w:t>A</w:t>
        </w:r>
        <w:r w:rsidR="008506E6" w:rsidRPr="00A3783C">
          <w:rPr>
            <w:rFonts w:ascii="Arial" w:hAnsi="Arial" w:cs="Arial"/>
            <w:color w:val="000000"/>
            <w:sz w:val="22"/>
            <w:szCs w:val="22"/>
          </w:rPr>
          <w:t xml:space="preserve">fter </w:t>
        </w:r>
      </w:ins>
      <w:r w:rsidR="00D842B9" w:rsidRPr="00A3783C">
        <w:rPr>
          <w:rFonts w:ascii="Arial" w:hAnsi="Arial" w:cs="Arial"/>
          <w:color w:val="000000"/>
          <w:sz w:val="22"/>
          <w:szCs w:val="22"/>
        </w:rPr>
        <w:t xml:space="preserve">looking at your results, do you plan to change how you study in any way?”. They recorded their responses on their score sheets to avoid subjects influencing each </w:t>
      </w:r>
      <w:r w:rsidRPr="00A3783C">
        <w:rPr>
          <w:rFonts w:ascii="Arial" w:hAnsi="Arial" w:cs="Arial"/>
          <w:color w:val="000000"/>
          <w:sz w:val="22"/>
          <w:szCs w:val="22"/>
        </w:rPr>
        <w:t>other</w:t>
      </w:r>
      <w:r w:rsidR="00F26A41" w:rsidRPr="00A3783C">
        <w:rPr>
          <w:rFonts w:ascii="Arial" w:eastAsia="Arial" w:hAnsi="Arial" w:cs="Arial"/>
          <w:iCs/>
          <w:sz w:val="22"/>
          <w:szCs w:val="22"/>
        </w:rPr>
        <w:t xml:space="preserve">. </w:t>
      </w:r>
      <w:r w:rsidR="00F26A41" w:rsidRPr="00A3783C">
        <w:rPr>
          <w:rFonts w:ascii="Arial" w:hAnsi="Arial" w:cs="Arial"/>
          <w:color w:val="000000"/>
          <w:sz w:val="22"/>
          <w:szCs w:val="22"/>
        </w:rPr>
        <w:t xml:space="preserve">Exactly </w:t>
      </w:r>
      <w:r w:rsidR="00F26A41" w:rsidRPr="00A3783C">
        <w:rPr>
          <w:rFonts w:ascii="Arial" w:eastAsia="Arial" w:hAnsi="Arial" w:cs="Arial"/>
          <w:iCs/>
          <w:sz w:val="22"/>
          <w:szCs w:val="22"/>
        </w:rPr>
        <w:t xml:space="preserve">two weeks after each intervention, both the treatment and control groups completed a final questionnaire asking to see if they had changed their habits (Supp Fig 4). </w:t>
      </w:r>
    </w:p>
    <w:p w14:paraId="3BADAA4A" w14:textId="77777777" w:rsidR="00F26A41" w:rsidRPr="00A3783C" w:rsidRDefault="00F26A41" w:rsidP="008506E6">
      <w:pPr>
        <w:spacing w:line="360" w:lineRule="auto"/>
        <w:jc w:val="both"/>
        <w:rPr>
          <w:rFonts w:ascii="Arial" w:eastAsia="Arial" w:hAnsi="Arial" w:cs="Arial"/>
          <w:iCs/>
          <w:sz w:val="22"/>
          <w:szCs w:val="22"/>
        </w:rPr>
      </w:pPr>
    </w:p>
    <w:p w14:paraId="106A9A73" w14:textId="04B59CAC" w:rsidR="00F26A41" w:rsidRPr="00A3783C" w:rsidRDefault="00F26A41" w:rsidP="008506E6">
      <w:pPr>
        <w:spacing w:line="360" w:lineRule="auto"/>
        <w:jc w:val="both"/>
        <w:rPr>
          <w:rFonts w:ascii="Arial" w:eastAsia="Arial" w:hAnsi="Arial" w:cs="Arial"/>
          <w:sz w:val="22"/>
          <w:szCs w:val="22"/>
        </w:rPr>
      </w:pPr>
      <w:r w:rsidRPr="00A3783C">
        <w:rPr>
          <w:rFonts w:ascii="Arial" w:eastAsia="Arial" w:hAnsi="Arial" w:cs="Arial"/>
          <w:iCs/>
          <w:sz w:val="22"/>
          <w:szCs w:val="22"/>
        </w:rPr>
        <w:t xml:space="preserve">All surveys were created </w:t>
      </w:r>
      <w:del w:id="304" w:author="Herderschee, Hayley" w:date="2023-03-07T13:25:00Z">
        <w:r w:rsidR="00591797" w:rsidRPr="00A3783C" w:rsidDel="00A657CF">
          <w:rPr>
            <w:rFonts w:ascii="Arial" w:eastAsia="Arial" w:hAnsi="Arial" w:cs="Arial"/>
            <w:iCs/>
            <w:sz w:val="22"/>
            <w:szCs w:val="22"/>
          </w:rPr>
          <w:delText xml:space="preserve">in </w:delText>
        </w:r>
      </w:del>
      <w:r w:rsidRPr="00A3783C">
        <w:rPr>
          <w:rFonts w:ascii="Arial" w:eastAsia="Arial" w:hAnsi="Arial" w:cs="Arial"/>
          <w:iCs/>
          <w:sz w:val="22"/>
          <w:szCs w:val="22"/>
        </w:rPr>
        <w:t xml:space="preserve">and </w:t>
      </w:r>
      <w:r w:rsidR="00591797" w:rsidRPr="00A3783C">
        <w:rPr>
          <w:rFonts w:ascii="Arial" w:eastAsia="Arial" w:hAnsi="Arial" w:cs="Arial"/>
          <w:iCs/>
          <w:sz w:val="22"/>
          <w:szCs w:val="22"/>
        </w:rPr>
        <w:t xml:space="preserve">distributed with </w:t>
      </w:r>
      <w:r w:rsidRPr="00A3783C">
        <w:rPr>
          <w:rFonts w:ascii="Arial" w:eastAsia="Arial" w:hAnsi="Arial" w:cs="Arial"/>
          <w:iCs/>
          <w:sz w:val="22"/>
          <w:szCs w:val="22"/>
        </w:rPr>
        <w:t>Google Forms, and all results were linked to a Google spreadsheet. Scores and commitments were transcribed from paper score sheets to the Google spreadsheet by hand. Graphs and tables were created in Google Sheets</w:t>
      </w:r>
      <w:r w:rsidR="00591797" w:rsidRPr="00A3783C">
        <w:rPr>
          <w:rFonts w:ascii="Arial" w:eastAsia="Arial" w:hAnsi="Arial" w:cs="Arial"/>
          <w:iCs/>
          <w:sz w:val="22"/>
          <w:szCs w:val="22"/>
        </w:rPr>
        <w:t xml:space="preserve"> and RStudio (using the ggplot2 package)</w:t>
      </w:r>
      <w:r w:rsidRPr="00A3783C">
        <w:rPr>
          <w:rFonts w:ascii="Arial" w:eastAsia="Arial" w:hAnsi="Arial" w:cs="Arial"/>
          <w:iCs/>
          <w:sz w:val="22"/>
          <w:szCs w:val="22"/>
        </w:rPr>
        <w:t xml:space="preserve">. T-tests, Z-tests, </w:t>
      </w:r>
      <w:r w:rsidR="00591797" w:rsidRPr="00A3783C">
        <w:rPr>
          <w:rFonts w:ascii="Arial" w:eastAsia="Arial" w:hAnsi="Arial" w:cs="Arial"/>
          <w:iCs/>
          <w:sz w:val="22"/>
          <w:szCs w:val="22"/>
        </w:rPr>
        <w:t xml:space="preserve">ANOVAs, and </w:t>
      </w:r>
      <w:r w:rsidRPr="00A3783C">
        <w:rPr>
          <w:rFonts w:ascii="Arial" w:eastAsia="Arial" w:hAnsi="Arial" w:cs="Arial"/>
          <w:iCs/>
          <w:sz w:val="22"/>
          <w:szCs w:val="22"/>
        </w:rPr>
        <w:t xml:space="preserve">chi-square tests were completed in Google Sheets (ANOVA required the Google Sheets add-on </w:t>
      </w:r>
      <w:proofErr w:type="spellStart"/>
      <w:r w:rsidRPr="00A3783C">
        <w:rPr>
          <w:rFonts w:ascii="Arial" w:eastAsia="Arial" w:hAnsi="Arial" w:cs="Arial"/>
          <w:iCs/>
          <w:sz w:val="22"/>
          <w:szCs w:val="22"/>
        </w:rPr>
        <w:t>XLMiner</w:t>
      </w:r>
      <w:proofErr w:type="spellEnd"/>
      <w:r w:rsidRPr="00A3783C">
        <w:rPr>
          <w:rFonts w:ascii="Arial" w:eastAsia="Arial" w:hAnsi="Arial" w:cs="Arial"/>
          <w:iCs/>
          <w:sz w:val="22"/>
          <w:szCs w:val="22"/>
        </w:rPr>
        <w:t xml:space="preserve"> Analysis </w:t>
      </w:r>
      <w:proofErr w:type="spellStart"/>
      <w:r w:rsidRPr="00A3783C">
        <w:rPr>
          <w:rFonts w:ascii="Arial" w:eastAsia="Arial" w:hAnsi="Arial" w:cs="Arial"/>
          <w:iCs/>
          <w:sz w:val="22"/>
          <w:szCs w:val="22"/>
        </w:rPr>
        <w:t>Toolpak</w:t>
      </w:r>
      <w:proofErr w:type="spellEnd"/>
      <w:r w:rsidRPr="00A3783C">
        <w:rPr>
          <w:rFonts w:ascii="Arial" w:eastAsia="Arial" w:hAnsi="Arial" w:cs="Arial"/>
          <w:iCs/>
          <w:sz w:val="22"/>
          <w:szCs w:val="22"/>
        </w:rPr>
        <w:t xml:space="preserve">). </w:t>
      </w:r>
    </w:p>
    <w:p w14:paraId="20B2FE20" w14:textId="72D4ADE2" w:rsidR="00F26A41" w:rsidRPr="00A3783C" w:rsidRDefault="00F26A41" w:rsidP="008506E6">
      <w:pPr>
        <w:spacing w:line="360" w:lineRule="auto"/>
        <w:jc w:val="both"/>
        <w:rPr>
          <w:rFonts w:ascii="Arial" w:eastAsia="Arial" w:hAnsi="Arial" w:cs="Arial"/>
          <w:iCs/>
          <w:sz w:val="22"/>
          <w:szCs w:val="22"/>
        </w:rPr>
      </w:pPr>
    </w:p>
    <w:p w14:paraId="55C07B17" w14:textId="77777777" w:rsidR="00F26A41" w:rsidRPr="00A3783C" w:rsidRDefault="00F26A41" w:rsidP="008506E6">
      <w:pPr>
        <w:spacing w:line="360" w:lineRule="auto"/>
        <w:jc w:val="both"/>
        <w:rPr>
          <w:rFonts w:ascii="Arial" w:eastAsia="Arial" w:hAnsi="Arial" w:cs="Arial"/>
          <w:sz w:val="22"/>
          <w:szCs w:val="22"/>
        </w:rPr>
      </w:pPr>
      <w:commentRangeStart w:id="305"/>
      <w:r w:rsidRPr="00A3783C">
        <w:rPr>
          <w:rFonts w:ascii="Arial" w:eastAsia="Arial" w:hAnsi="Arial" w:cs="Arial"/>
          <w:b/>
          <w:sz w:val="22"/>
          <w:szCs w:val="22"/>
        </w:rPr>
        <w:t>ACKNOWLEDGEMENTS</w:t>
      </w:r>
      <w:commentRangeEnd w:id="305"/>
      <w:r w:rsidR="008506E6">
        <w:rPr>
          <w:rStyle w:val="CommentReference"/>
        </w:rPr>
        <w:commentReference w:id="305"/>
      </w:r>
    </w:p>
    <w:p w14:paraId="543F0EE6" w14:textId="0BCDFA76" w:rsidR="00F26A41" w:rsidRPr="00A3783C" w:rsidRDefault="00F26A41" w:rsidP="008506E6">
      <w:pPr>
        <w:spacing w:line="360" w:lineRule="auto"/>
        <w:jc w:val="both"/>
        <w:rPr>
          <w:rFonts w:ascii="Arial" w:eastAsia="Arial" w:hAnsi="Arial" w:cs="Arial"/>
          <w:iCs/>
          <w:sz w:val="22"/>
          <w:szCs w:val="22"/>
        </w:rPr>
      </w:pPr>
      <w:r w:rsidRPr="00A3783C">
        <w:rPr>
          <w:rFonts w:ascii="Arial" w:eastAsia="Arial" w:hAnsi="Arial" w:cs="Arial"/>
          <w:iCs/>
          <w:sz w:val="22"/>
          <w:szCs w:val="22"/>
        </w:rPr>
        <w:t xml:space="preserve">I’d like to thank all the students who participated in my study for their time, patience, energy, and constant willingness to report their study habits. I’d like to thank Megan </w:t>
      </w:r>
      <w:proofErr w:type="spellStart"/>
      <w:r w:rsidRPr="00A3783C">
        <w:rPr>
          <w:rFonts w:ascii="Arial" w:eastAsia="Arial" w:hAnsi="Arial" w:cs="Arial"/>
          <w:iCs/>
          <w:sz w:val="22"/>
          <w:szCs w:val="22"/>
        </w:rPr>
        <w:t>McOsker</w:t>
      </w:r>
      <w:proofErr w:type="spellEnd"/>
      <w:r w:rsidRPr="00A3783C">
        <w:rPr>
          <w:rFonts w:ascii="Arial" w:eastAsia="Arial" w:hAnsi="Arial" w:cs="Arial"/>
          <w:iCs/>
          <w:sz w:val="22"/>
          <w:szCs w:val="22"/>
        </w:rPr>
        <w:t xml:space="preserve"> for her guidance as </w:t>
      </w:r>
      <w:r w:rsidR="00E9276C" w:rsidRPr="00A3783C">
        <w:rPr>
          <w:rFonts w:ascii="Arial" w:eastAsia="Arial" w:hAnsi="Arial" w:cs="Arial"/>
          <w:iCs/>
          <w:sz w:val="22"/>
          <w:szCs w:val="22"/>
        </w:rPr>
        <w:t>my school’s</w:t>
      </w:r>
      <w:r w:rsidRPr="00A3783C">
        <w:rPr>
          <w:rFonts w:ascii="Arial" w:eastAsia="Arial" w:hAnsi="Arial" w:cs="Arial"/>
          <w:iCs/>
          <w:sz w:val="22"/>
          <w:szCs w:val="22"/>
        </w:rPr>
        <w:t xml:space="preserve"> Science Fair Coordinator. I’d like to thank Dawn Burgess for her continual help with </w:t>
      </w:r>
      <w:ins w:id="306" w:author="Herderschee, Hayley" w:date="2023-03-07T10:47:00Z">
        <w:r w:rsidR="008506E6">
          <w:rPr>
            <w:rFonts w:ascii="Arial" w:eastAsia="Arial" w:hAnsi="Arial" w:cs="Arial"/>
            <w:iCs/>
            <w:sz w:val="22"/>
            <w:szCs w:val="22"/>
          </w:rPr>
          <w:t xml:space="preserve">the </w:t>
        </w:r>
      </w:ins>
      <w:r w:rsidRPr="00A3783C">
        <w:rPr>
          <w:rFonts w:ascii="Arial" w:eastAsia="Arial" w:hAnsi="Arial" w:cs="Arial"/>
          <w:iCs/>
          <w:sz w:val="22"/>
          <w:szCs w:val="22"/>
        </w:rPr>
        <w:t xml:space="preserve">statistical analysis and submission of this manuscript. I’d like to thank Michelle </w:t>
      </w:r>
      <w:proofErr w:type="spellStart"/>
      <w:r w:rsidRPr="00A3783C">
        <w:rPr>
          <w:rFonts w:ascii="Arial" w:eastAsia="Arial" w:hAnsi="Arial" w:cs="Arial"/>
          <w:iCs/>
          <w:sz w:val="22"/>
          <w:szCs w:val="22"/>
        </w:rPr>
        <w:t>Merica</w:t>
      </w:r>
      <w:proofErr w:type="spellEnd"/>
      <w:r w:rsidRPr="00A3783C">
        <w:rPr>
          <w:rFonts w:ascii="Arial" w:eastAsia="Arial" w:hAnsi="Arial" w:cs="Arial"/>
          <w:iCs/>
          <w:sz w:val="22"/>
          <w:szCs w:val="22"/>
        </w:rPr>
        <w:t xml:space="preserve"> for supporting me with manuscript writing and submission. I’d like to thank Dr. Linda Fuller at the College of the Atlantic for her assistance in designing the interventions. I’d like to thank Lisa Richardson for her help with </w:t>
      </w:r>
      <w:r w:rsidR="0095197C" w:rsidRPr="00A3783C">
        <w:rPr>
          <w:rFonts w:ascii="Arial" w:eastAsia="Arial" w:hAnsi="Arial" w:cs="Arial"/>
          <w:iCs/>
          <w:sz w:val="22"/>
          <w:szCs w:val="22"/>
        </w:rPr>
        <w:t>subject</w:t>
      </w:r>
      <w:r w:rsidRPr="00A3783C">
        <w:rPr>
          <w:rFonts w:ascii="Arial" w:eastAsia="Arial" w:hAnsi="Arial" w:cs="Arial"/>
          <w:iCs/>
          <w:sz w:val="22"/>
          <w:szCs w:val="22"/>
        </w:rPr>
        <w:t xml:space="preserve"> outreach. Thank you to my parents for guiding me through this project and for supporting me as I wr</w:t>
      </w:r>
      <w:ins w:id="307" w:author="Mollie Harrison" w:date="2023-04-03T21:28:00Z">
        <w:r w:rsidR="00746AB8">
          <w:rPr>
            <w:rFonts w:ascii="Arial" w:eastAsia="Arial" w:hAnsi="Arial" w:cs="Arial"/>
            <w:iCs/>
            <w:sz w:val="22"/>
            <w:szCs w:val="22"/>
          </w:rPr>
          <w:t>o</w:t>
        </w:r>
      </w:ins>
      <w:del w:id="308" w:author="Mollie Harrison" w:date="2023-04-03T21:28:00Z">
        <w:r w:rsidRPr="00A3783C" w:rsidDel="00746AB8">
          <w:rPr>
            <w:rFonts w:ascii="Arial" w:eastAsia="Arial" w:hAnsi="Arial" w:cs="Arial"/>
            <w:iCs/>
            <w:sz w:val="22"/>
            <w:szCs w:val="22"/>
          </w:rPr>
          <w:delText>i</w:delText>
        </w:r>
      </w:del>
      <w:r w:rsidRPr="00A3783C">
        <w:rPr>
          <w:rFonts w:ascii="Arial" w:eastAsia="Arial" w:hAnsi="Arial" w:cs="Arial"/>
          <w:iCs/>
          <w:sz w:val="22"/>
          <w:szCs w:val="22"/>
        </w:rPr>
        <w:t>te and submit</w:t>
      </w:r>
      <w:ins w:id="309" w:author="Mollie Harrison" w:date="2023-04-03T21:28:00Z">
        <w:r w:rsidR="00746AB8">
          <w:rPr>
            <w:rFonts w:ascii="Arial" w:eastAsia="Arial" w:hAnsi="Arial" w:cs="Arial"/>
            <w:iCs/>
            <w:sz w:val="22"/>
            <w:szCs w:val="22"/>
          </w:rPr>
          <w:t>ted</w:t>
        </w:r>
      </w:ins>
      <w:r w:rsidRPr="00A3783C">
        <w:rPr>
          <w:rFonts w:ascii="Arial" w:eastAsia="Arial" w:hAnsi="Arial" w:cs="Arial"/>
          <w:iCs/>
          <w:sz w:val="22"/>
          <w:szCs w:val="22"/>
        </w:rPr>
        <w:t xml:space="preserve"> this paper.</w:t>
      </w:r>
    </w:p>
    <w:p w14:paraId="641FA146" w14:textId="0A46A5C5" w:rsidR="00F26A41" w:rsidRPr="00A3783C" w:rsidRDefault="00F26A41" w:rsidP="008F0BF7">
      <w:pPr>
        <w:spacing w:line="360" w:lineRule="auto"/>
        <w:rPr>
          <w:rFonts w:ascii="Arial" w:eastAsia="Arial" w:hAnsi="Arial" w:cs="Arial"/>
          <w:iCs/>
          <w:sz w:val="22"/>
          <w:szCs w:val="22"/>
        </w:rPr>
      </w:pPr>
    </w:p>
    <w:p w14:paraId="6E7DC248" w14:textId="77777777" w:rsidR="008F0BF7" w:rsidRPr="00A3783C" w:rsidRDefault="008F0BF7" w:rsidP="008F0BF7">
      <w:pPr>
        <w:spacing w:line="360" w:lineRule="auto"/>
        <w:rPr>
          <w:rFonts w:ascii="Arial" w:eastAsia="Arial" w:hAnsi="Arial" w:cs="Arial"/>
          <w:b/>
          <w:sz w:val="22"/>
          <w:szCs w:val="22"/>
        </w:rPr>
      </w:pPr>
    </w:p>
    <w:p w14:paraId="4D8D9EF7" w14:textId="196469BE" w:rsidR="008F0BF7" w:rsidRDefault="008F0BF7" w:rsidP="008F0BF7">
      <w:pPr>
        <w:spacing w:line="360" w:lineRule="auto"/>
        <w:rPr>
          <w:rFonts w:ascii="Arial" w:eastAsia="Arial" w:hAnsi="Arial" w:cs="Arial"/>
          <w:b/>
          <w:sz w:val="22"/>
          <w:szCs w:val="22"/>
        </w:rPr>
      </w:pPr>
    </w:p>
    <w:p w14:paraId="3C394A75" w14:textId="7CEA3953" w:rsidR="00C51BA1" w:rsidRDefault="00C51BA1" w:rsidP="008F0BF7">
      <w:pPr>
        <w:spacing w:line="360" w:lineRule="auto"/>
        <w:rPr>
          <w:rFonts w:ascii="Arial" w:eastAsia="Arial" w:hAnsi="Arial" w:cs="Arial"/>
          <w:b/>
          <w:sz w:val="22"/>
          <w:szCs w:val="22"/>
        </w:rPr>
      </w:pPr>
    </w:p>
    <w:p w14:paraId="40A628A7" w14:textId="4172601E" w:rsidR="00C51BA1" w:rsidRDefault="00C51BA1" w:rsidP="008F0BF7">
      <w:pPr>
        <w:spacing w:line="360" w:lineRule="auto"/>
        <w:rPr>
          <w:rFonts w:ascii="Arial" w:eastAsia="Arial" w:hAnsi="Arial" w:cs="Arial"/>
          <w:b/>
          <w:sz w:val="22"/>
          <w:szCs w:val="22"/>
        </w:rPr>
      </w:pPr>
    </w:p>
    <w:p w14:paraId="5BDE2362" w14:textId="74004130" w:rsidR="00C51BA1" w:rsidRDefault="00C51BA1" w:rsidP="008F0BF7">
      <w:pPr>
        <w:spacing w:line="360" w:lineRule="auto"/>
        <w:rPr>
          <w:rFonts w:ascii="Arial" w:eastAsia="Arial" w:hAnsi="Arial" w:cs="Arial"/>
          <w:b/>
          <w:sz w:val="22"/>
          <w:szCs w:val="22"/>
        </w:rPr>
      </w:pPr>
    </w:p>
    <w:p w14:paraId="48D1BF6E" w14:textId="31A9B581" w:rsidR="00C51BA1" w:rsidRDefault="00C51BA1" w:rsidP="008F0BF7">
      <w:pPr>
        <w:spacing w:line="360" w:lineRule="auto"/>
        <w:rPr>
          <w:rFonts w:ascii="Arial" w:eastAsia="Arial" w:hAnsi="Arial" w:cs="Arial"/>
          <w:b/>
          <w:sz w:val="22"/>
          <w:szCs w:val="22"/>
        </w:rPr>
      </w:pPr>
    </w:p>
    <w:p w14:paraId="56A4E7D5" w14:textId="0F5ECBA5" w:rsidR="00C51BA1" w:rsidRDefault="00C51BA1" w:rsidP="008F0BF7">
      <w:pPr>
        <w:spacing w:line="360" w:lineRule="auto"/>
        <w:rPr>
          <w:rFonts w:ascii="Arial" w:eastAsia="Arial" w:hAnsi="Arial" w:cs="Arial"/>
          <w:b/>
          <w:sz w:val="22"/>
          <w:szCs w:val="22"/>
        </w:rPr>
      </w:pPr>
    </w:p>
    <w:p w14:paraId="42B736AF" w14:textId="09B9A4D4" w:rsidR="00C51BA1" w:rsidRDefault="00C51BA1" w:rsidP="008F0BF7">
      <w:pPr>
        <w:spacing w:line="360" w:lineRule="auto"/>
        <w:rPr>
          <w:rFonts w:ascii="Arial" w:eastAsia="Arial" w:hAnsi="Arial" w:cs="Arial"/>
          <w:b/>
          <w:sz w:val="22"/>
          <w:szCs w:val="22"/>
        </w:rPr>
      </w:pPr>
    </w:p>
    <w:p w14:paraId="31F516E8" w14:textId="227C9D79" w:rsidR="00C51BA1" w:rsidRDefault="00C51BA1" w:rsidP="008F0BF7">
      <w:pPr>
        <w:spacing w:line="360" w:lineRule="auto"/>
        <w:rPr>
          <w:rFonts w:ascii="Arial" w:eastAsia="Arial" w:hAnsi="Arial" w:cs="Arial"/>
          <w:b/>
          <w:sz w:val="22"/>
          <w:szCs w:val="22"/>
        </w:rPr>
      </w:pPr>
    </w:p>
    <w:p w14:paraId="21B1E09C" w14:textId="4002763F" w:rsidR="00C51BA1" w:rsidRDefault="00C51BA1" w:rsidP="008F0BF7">
      <w:pPr>
        <w:spacing w:line="360" w:lineRule="auto"/>
        <w:rPr>
          <w:rFonts w:ascii="Arial" w:eastAsia="Arial" w:hAnsi="Arial" w:cs="Arial"/>
          <w:b/>
          <w:sz w:val="22"/>
          <w:szCs w:val="22"/>
        </w:rPr>
      </w:pPr>
    </w:p>
    <w:p w14:paraId="397F23DB" w14:textId="77777777" w:rsidR="00C51BA1" w:rsidRPr="00A3783C" w:rsidRDefault="00C51BA1" w:rsidP="008F0BF7">
      <w:pPr>
        <w:spacing w:line="360" w:lineRule="auto"/>
        <w:rPr>
          <w:rFonts w:ascii="Arial" w:eastAsia="Arial" w:hAnsi="Arial" w:cs="Arial"/>
          <w:b/>
          <w:sz w:val="22"/>
          <w:szCs w:val="22"/>
        </w:rPr>
      </w:pPr>
    </w:p>
    <w:p w14:paraId="36D6AA5C" w14:textId="77777777" w:rsidR="008F0BF7" w:rsidRPr="00A3783C" w:rsidRDefault="008F0BF7" w:rsidP="008F0BF7">
      <w:pPr>
        <w:spacing w:line="360" w:lineRule="auto"/>
        <w:rPr>
          <w:rFonts w:ascii="Arial" w:eastAsia="Arial" w:hAnsi="Arial" w:cs="Arial"/>
          <w:b/>
          <w:sz w:val="22"/>
          <w:szCs w:val="22"/>
        </w:rPr>
      </w:pPr>
    </w:p>
    <w:p w14:paraId="31C7DC68" w14:textId="77777777" w:rsidR="008F0BF7" w:rsidRPr="00A3783C" w:rsidRDefault="008F0BF7" w:rsidP="008F0BF7">
      <w:pPr>
        <w:spacing w:line="360" w:lineRule="auto"/>
        <w:rPr>
          <w:rFonts w:ascii="Arial" w:eastAsia="Arial" w:hAnsi="Arial" w:cs="Arial"/>
          <w:b/>
          <w:sz w:val="22"/>
          <w:szCs w:val="22"/>
        </w:rPr>
      </w:pPr>
    </w:p>
    <w:p w14:paraId="7419D6A1" w14:textId="77777777" w:rsidR="008F0BF7" w:rsidRPr="00A3783C" w:rsidRDefault="008F0BF7" w:rsidP="008F0BF7">
      <w:pPr>
        <w:spacing w:line="360" w:lineRule="auto"/>
        <w:rPr>
          <w:rFonts w:ascii="Arial" w:eastAsia="Arial" w:hAnsi="Arial" w:cs="Arial"/>
          <w:b/>
          <w:sz w:val="22"/>
          <w:szCs w:val="22"/>
        </w:rPr>
      </w:pPr>
    </w:p>
    <w:p w14:paraId="5E99EA42" w14:textId="77777777" w:rsidR="008F0BF7" w:rsidRPr="00A3783C" w:rsidRDefault="008F0BF7" w:rsidP="008F0BF7">
      <w:pPr>
        <w:spacing w:line="360" w:lineRule="auto"/>
        <w:rPr>
          <w:rFonts w:ascii="Arial" w:eastAsia="Arial" w:hAnsi="Arial" w:cs="Arial"/>
          <w:b/>
          <w:sz w:val="22"/>
          <w:szCs w:val="22"/>
        </w:rPr>
      </w:pPr>
    </w:p>
    <w:p w14:paraId="11632256" w14:textId="1E4BD793" w:rsidR="005D3DA4" w:rsidRPr="00A3783C" w:rsidRDefault="005D3DA4" w:rsidP="008F0BF7">
      <w:pPr>
        <w:spacing w:line="360" w:lineRule="auto"/>
        <w:rPr>
          <w:rFonts w:ascii="Arial" w:eastAsia="Arial" w:hAnsi="Arial" w:cs="Arial"/>
          <w:sz w:val="22"/>
          <w:szCs w:val="22"/>
        </w:rPr>
      </w:pPr>
      <w:commentRangeStart w:id="310"/>
      <w:r w:rsidRPr="00A3783C">
        <w:rPr>
          <w:rFonts w:ascii="Arial" w:eastAsia="Arial" w:hAnsi="Arial" w:cs="Arial"/>
          <w:b/>
          <w:sz w:val="22"/>
          <w:szCs w:val="22"/>
        </w:rPr>
        <w:t>REFERENCES</w:t>
      </w:r>
      <w:commentRangeEnd w:id="310"/>
      <w:r w:rsidR="00746AB8">
        <w:rPr>
          <w:rStyle w:val="CommentReference"/>
        </w:rPr>
        <w:commentReference w:id="310"/>
      </w:r>
    </w:p>
    <w:p w14:paraId="2328F7D7"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Evans, Julie. “Project Tomorrow | Speak Up.” </w:t>
      </w:r>
      <w:r w:rsidRPr="00A3783C">
        <w:rPr>
          <w:rFonts w:ascii="Arial" w:hAnsi="Arial" w:cs="Arial"/>
          <w:i/>
          <w:iCs/>
          <w:sz w:val="22"/>
          <w:szCs w:val="22"/>
        </w:rPr>
        <w:t>Project Tomorrow</w:t>
      </w:r>
      <w:r w:rsidRPr="00A3783C">
        <w:rPr>
          <w:rFonts w:ascii="Arial" w:hAnsi="Arial" w:cs="Arial"/>
          <w:sz w:val="22"/>
          <w:szCs w:val="22"/>
        </w:rPr>
        <w:t xml:space="preserve">, 2020, </w:t>
      </w:r>
      <w:hyperlink r:id="rId9" w:history="1">
        <w:r w:rsidRPr="00A3783C">
          <w:rPr>
            <w:rStyle w:val="Hyperlink"/>
            <w:rFonts w:ascii="Arial" w:hAnsi="Arial" w:cs="Arial"/>
            <w:sz w:val="22"/>
            <w:szCs w:val="22"/>
          </w:rPr>
          <w:t>tomorrow.org/speakup/2020CB-Digital-Learning-during-the-Pandemic.html</w:t>
        </w:r>
      </w:hyperlink>
      <w:r w:rsidRPr="00A3783C">
        <w:rPr>
          <w:rFonts w:ascii="Arial" w:hAnsi="Arial" w:cs="Arial"/>
          <w:sz w:val="22"/>
          <w:szCs w:val="22"/>
        </w:rPr>
        <w:t>.</w:t>
      </w:r>
    </w:p>
    <w:p w14:paraId="75B8A83A"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Khan Academy. “About | Khan Academy.” </w:t>
      </w:r>
      <w:r w:rsidRPr="00A3783C">
        <w:rPr>
          <w:rFonts w:ascii="Arial" w:hAnsi="Arial" w:cs="Arial"/>
          <w:i/>
          <w:iCs/>
          <w:sz w:val="22"/>
          <w:szCs w:val="22"/>
        </w:rPr>
        <w:t>Khan Academy.</w:t>
      </w:r>
      <w:r w:rsidRPr="00A3783C">
        <w:rPr>
          <w:rFonts w:ascii="Arial" w:hAnsi="Arial" w:cs="Arial"/>
          <w:sz w:val="22"/>
          <w:szCs w:val="22"/>
        </w:rPr>
        <w:t xml:space="preserve">, 2021, </w:t>
      </w:r>
      <w:hyperlink r:id="rId10" w:history="1">
        <w:r w:rsidRPr="00A3783C">
          <w:rPr>
            <w:rStyle w:val="Hyperlink"/>
            <w:rFonts w:ascii="Arial" w:hAnsi="Arial" w:cs="Arial"/>
            <w:sz w:val="22"/>
            <w:szCs w:val="22"/>
          </w:rPr>
          <w:t>www.khanacademy.org/_render</w:t>
        </w:r>
      </w:hyperlink>
      <w:r w:rsidRPr="00A3783C">
        <w:rPr>
          <w:rFonts w:ascii="Arial" w:hAnsi="Arial" w:cs="Arial"/>
          <w:sz w:val="22"/>
          <w:szCs w:val="22"/>
        </w:rPr>
        <w:t>.</w:t>
      </w:r>
    </w:p>
    <w:p w14:paraId="481AB0F5"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Virtual High School. “About Us.” </w:t>
      </w:r>
      <w:r w:rsidRPr="00A3783C">
        <w:rPr>
          <w:rFonts w:ascii="Arial" w:hAnsi="Arial" w:cs="Arial"/>
          <w:i/>
          <w:iCs/>
          <w:sz w:val="22"/>
          <w:szCs w:val="22"/>
        </w:rPr>
        <w:t>About Us</w:t>
      </w:r>
      <w:r w:rsidRPr="00A3783C">
        <w:rPr>
          <w:rFonts w:ascii="Arial" w:hAnsi="Arial" w:cs="Arial"/>
          <w:sz w:val="22"/>
          <w:szCs w:val="22"/>
        </w:rPr>
        <w:t xml:space="preserve">, 2021, </w:t>
      </w:r>
      <w:hyperlink r:id="rId11" w:history="1">
        <w:r w:rsidRPr="00A3783C">
          <w:rPr>
            <w:rStyle w:val="Hyperlink"/>
            <w:rFonts w:ascii="Arial" w:hAnsi="Arial" w:cs="Arial"/>
            <w:sz w:val="22"/>
            <w:szCs w:val="22"/>
          </w:rPr>
          <w:t>www.vhslearning.org/about-us</w:t>
        </w:r>
      </w:hyperlink>
      <w:r w:rsidRPr="00A3783C">
        <w:rPr>
          <w:rFonts w:ascii="Arial" w:hAnsi="Arial" w:cs="Arial"/>
          <w:sz w:val="22"/>
          <w:szCs w:val="22"/>
        </w:rPr>
        <w:t>.</w:t>
      </w:r>
    </w:p>
    <w:p w14:paraId="43037275"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McElrath, Kevin. “Nearly 93% of Households </w:t>
      </w:r>
      <w:proofErr w:type="gramStart"/>
      <w:r w:rsidRPr="00A3783C">
        <w:rPr>
          <w:rFonts w:ascii="Arial" w:hAnsi="Arial" w:cs="Arial"/>
          <w:sz w:val="22"/>
          <w:szCs w:val="22"/>
        </w:rPr>
        <w:t>With</w:t>
      </w:r>
      <w:proofErr w:type="gramEnd"/>
      <w:r w:rsidRPr="00A3783C">
        <w:rPr>
          <w:rFonts w:ascii="Arial" w:hAnsi="Arial" w:cs="Arial"/>
          <w:sz w:val="22"/>
          <w:szCs w:val="22"/>
        </w:rPr>
        <w:t xml:space="preserve"> School-Age Children Report Some Form of Distance Learning During COVID-19.” </w:t>
      </w:r>
      <w:r w:rsidRPr="00A3783C">
        <w:rPr>
          <w:rFonts w:ascii="Arial" w:hAnsi="Arial" w:cs="Arial"/>
          <w:i/>
          <w:iCs/>
          <w:sz w:val="22"/>
          <w:szCs w:val="22"/>
        </w:rPr>
        <w:t>The United States Census Bureau</w:t>
      </w:r>
      <w:r w:rsidRPr="00A3783C">
        <w:rPr>
          <w:rFonts w:ascii="Arial" w:hAnsi="Arial" w:cs="Arial"/>
          <w:sz w:val="22"/>
          <w:szCs w:val="22"/>
        </w:rPr>
        <w:t xml:space="preserve">, 26 Aug. 2020, </w:t>
      </w:r>
      <w:hyperlink r:id="rId12" w:history="1">
        <w:r w:rsidRPr="00A3783C">
          <w:rPr>
            <w:rStyle w:val="Hyperlink"/>
            <w:rFonts w:ascii="Arial" w:hAnsi="Arial" w:cs="Arial"/>
            <w:sz w:val="22"/>
            <w:szCs w:val="22"/>
          </w:rPr>
          <w:t>www.census.gov/library/stories/2020/08/schooling-during-the-covid-19-pandemic.html</w:t>
        </w:r>
      </w:hyperlink>
      <w:r w:rsidRPr="00A3783C">
        <w:rPr>
          <w:rFonts w:ascii="Arial" w:hAnsi="Arial" w:cs="Arial"/>
          <w:sz w:val="22"/>
          <w:szCs w:val="22"/>
        </w:rPr>
        <w:t>.</w:t>
      </w:r>
    </w:p>
    <w:p w14:paraId="764AC8F8"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Trafton, J. Gregory, et al. “Preparing to Resume an Interrupted Task: Effects of Prospective Goal Encoding and Retrospective Rehearsal.” </w:t>
      </w:r>
      <w:r w:rsidRPr="00A3783C">
        <w:rPr>
          <w:rFonts w:ascii="Arial" w:hAnsi="Arial" w:cs="Arial"/>
          <w:i/>
          <w:iCs/>
          <w:sz w:val="22"/>
          <w:szCs w:val="22"/>
        </w:rPr>
        <w:t>International Journal of Human-Computer Studies</w:t>
      </w:r>
      <w:r w:rsidRPr="00A3783C">
        <w:rPr>
          <w:rFonts w:ascii="Arial" w:hAnsi="Arial" w:cs="Arial"/>
          <w:sz w:val="22"/>
          <w:szCs w:val="22"/>
        </w:rPr>
        <w:t xml:space="preserve">, vol. 58, no. 5, May 2003, pp. 583–603. ScienceDirect, </w:t>
      </w:r>
      <w:hyperlink r:id="rId13" w:history="1">
        <w:r w:rsidRPr="00A3783C">
          <w:rPr>
            <w:rStyle w:val="Hyperlink"/>
            <w:rFonts w:ascii="Arial" w:hAnsi="Arial" w:cs="Arial"/>
            <w:sz w:val="22"/>
            <w:szCs w:val="22"/>
          </w:rPr>
          <w:t>doi.org/10.1016/S1071-5819(03)00023-5</w:t>
        </w:r>
      </w:hyperlink>
      <w:r w:rsidRPr="00A3783C">
        <w:rPr>
          <w:rFonts w:ascii="Arial" w:hAnsi="Arial" w:cs="Arial"/>
          <w:sz w:val="22"/>
          <w:szCs w:val="22"/>
        </w:rPr>
        <w:t>.</w:t>
      </w:r>
    </w:p>
    <w:p w14:paraId="2E0CC376"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Shelton, Jill T., et al. “The Distracting Effects of a Ringing Cell Phone: An Investigation of the Laboratory and the Classroom Setting.” </w:t>
      </w:r>
      <w:r w:rsidRPr="00A3783C">
        <w:rPr>
          <w:rFonts w:ascii="Arial" w:hAnsi="Arial" w:cs="Arial"/>
          <w:i/>
          <w:iCs/>
          <w:sz w:val="22"/>
          <w:szCs w:val="22"/>
        </w:rPr>
        <w:t>Journal of Environmental Psychology</w:t>
      </w:r>
      <w:r w:rsidRPr="00A3783C">
        <w:rPr>
          <w:rFonts w:ascii="Arial" w:hAnsi="Arial" w:cs="Arial"/>
          <w:sz w:val="22"/>
          <w:szCs w:val="22"/>
        </w:rPr>
        <w:t xml:space="preserve">, vol. 29, no. 4, Dec. 2009, pp. 513–21. PubMed, </w:t>
      </w:r>
      <w:hyperlink r:id="rId14" w:history="1">
        <w:r w:rsidRPr="00A3783C">
          <w:rPr>
            <w:rStyle w:val="Hyperlink"/>
            <w:rFonts w:ascii="Arial" w:hAnsi="Arial" w:cs="Arial"/>
            <w:sz w:val="22"/>
            <w:szCs w:val="22"/>
          </w:rPr>
          <w:t>doi.org/10.1016/j.jenvp.2009.03.001</w:t>
        </w:r>
      </w:hyperlink>
      <w:r w:rsidRPr="00A3783C">
        <w:rPr>
          <w:rFonts w:ascii="Arial" w:hAnsi="Arial" w:cs="Arial"/>
          <w:sz w:val="22"/>
          <w:szCs w:val="22"/>
        </w:rPr>
        <w:t>.</w:t>
      </w:r>
    </w:p>
    <w:p w14:paraId="3AB358F7"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Lawson, Dakota, and Bruce B. Henderson. “The Costs of Texting in the Classroom.” </w:t>
      </w:r>
      <w:r w:rsidRPr="00A3783C">
        <w:rPr>
          <w:rFonts w:ascii="Arial" w:hAnsi="Arial" w:cs="Arial"/>
          <w:i/>
          <w:iCs/>
          <w:sz w:val="22"/>
          <w:szCs w:val="22"/>
        </w:rPr>
        <w:t>College Teaching</w:t>
      </w:r>
      <w:r w:rsidRPr="00A3783C">
        <w:rPr>
          <w:rFonts w:ascii="Arial" w:hAnsi="Arial" w:cs="Arial"/>
          <w:sz w:val="22"/>
          <w:szCs w:val="22"/>
        </w:rPr>
        <w:t xml:space="preserve">, vol. 63, no. 3, July 2015, pp. 119–24. </w:t>
      </w:r>
      <w:hyperlink r:id="rId15" w:history="1">
        <w:r w:rsidRPr="00A3783C">
          <w:rPr>
            <w:rStyle w:val="Hyperlink"/>
            <w:rFonts w:ascii="Arial" w:hAnsi="Arial" w:cs="Arial"/>
            <w:sz w:val="22"/>
            <w:szCs w:val="22"/>
          </w:rPr>
          <w:t>doi.org/10.1080/87567555.2015.1019826</w:t>
        </w:r>
      </w:hyperlink>
      <w:r w:rsidRPr="00A3783C">
        <w:rPr>
          <w:rFonts w:ascii="Arial" w:hAnsi="Arial" w:cs="Arial"/>
          <w:sz w:val="22"/>
          <w:szCs w:val="22"/>
        </w:rPr>
        <w:t>.</w:t>
      </w:r>
    </w:p>
    <w:p w14:paraId="0D68C012"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Fried, Carrie B. “In-Class Laptop Use and Its Effects on Student Learning.” </w:t>
      </w:r>
      <w:r w:rsidRPr="00A3783C">
        <w:rPr>
          <w:rFonts w:ascii="Arial" w:hAnsi="Arial" w:cs="Arial"/>
          <w:i/>
          <w:iCs/>
          <w:sz w:val="22"/>
          <w:szCs w:val="22"/>
        </w:rPr>
        <w:t>Computers &amp; Education</w:t>
      </w:r>
      <w:r w:rsidRPr="00A3783C">
        <w:rPr>
          <w:rFonts w:ascii="Arial" w:hAnsi="Arial" w:cs="Arial"/>
          <w:sz w:val="22"/>
          <w:szCs w:val="22"/>
        </w:rPr>
        <w:t xml:space="preserve">, vol. 50, no. 3, Apr. 2008, pp. 906–14. ScienceDirect, </w:t>
      </w:r>
      <w:hyperlink r:id="rId16" w:history="1">
        <w:r w:rsidRPr="00A3783C">
          <w:rPr>
            <w:rStyle w:val="Hyperlink"/>
            <w:rFonts w:ascii="Arial" w:hAnsi="Arial" w:cs="Arial"/>
            <w:sz w:val="22"/>
            <w:szCs w:val="22"/>
          </w:rPr>
          <w:t>doi.org/10.1016/j.compedu.2006.09.006</w:t>
        </w:r>
      </w:hyperlink>
      <w:r w:rsidRPr="00A3783C">
        <w:rPr>
          <w:rFonts w:ascii="Arial" w:hAnsi="Arial" w:cs="Arial"/>
          <w:sz w:val="22"/>
          <w:szCs w:val="22"/>
        </w:rPr>
        <w:t>.</w:t>
      </w:r>
    </w:p>
    <w:p w14:paraId="069D18D5"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Thompson, William, et al. “Fast and Loud Background Music Disrupts Reading Comprehension.” </w:t>
      </w:r>
      <w:r w:rsidRPr="00A3783C">
        <w:rPr>
          <w:rFonts w:ascii="Arial" w:hAnsi="Arial" w:cs="Arial"/>
          <w:i/>
          <w:iCs/>
          <w:sz w:val="22"/>
          <w:szCs w:val="22"/>
        </w:rPr>
        <w:t>Psychology of Music</w:t>
      </w:r>
      <w:r w:rsidRPr="00A3783C">
        <w:rPr>
          <w:rFonts w:ascii="Arial" w:hAnsi="Arial" w:cs="Arial"/>
          <w:sz w:val="22"/>
          <w:szCs w:val="22"/>
        </w:rPr>
        <w:t xml:space="preserve">, vol. 40, Nov. 2012, pp. 700–08. ResearchGate, </w:t>
      </w:r>
      <w:hyperlink r:id="rId17" w:history="1">
        <w:r w:rsidRPr="00A3783C">
          <w:rPr>
            <w:rStyle w:val="Hyperlink"/>
            <w:rFonts w:ascii="Arial" w:hAnsi="Arial" w:cs="Arial"/>
            <w:sz w:val="22"/>
            <w:szCs w:val="22"/>
          </w:rPr>
          <w:t>doi.org/10.1177/0305735611400173</w:t>
        </w:r>
      </w:hyperlink>
      <w:r w:rsidRPr="00A3783C">
        <w:rPr>
          <w:rFonts w:ascii="Arial" w:hAnsi="Arial" w:cs="Arial"/>
          <w:sz w:val="22"/>
          <w:szCs w:val="22"/>
        </w:rPr>
        <w:t>.</w:t>
      </w:r>
    </w:p>
    <w:p w14:paraId="53CE4FE3"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lastRenderedPageBreak/>
        <w:t xml:space="preserve">Perham, Nick, and Harriet Currie. “Does Listening to Preferred Music Improve Reading Comprehension Performance?” </w:t>
      </w:r>
      <w:r w:rsidRPr="00A3783C">
        <w:rPr>
          <w:rFonts w:ascii="Arial" w:hAnsi="Arial" w:cs="Arial"/>
          <w:i/>
          <w:iCs/>
          <w:sz w:val="22"/>
          <w:szCs w:val="22"/>
        </w:rPr>
        <w:t>Applied Cognitive Psychology</w:t>
      </w:r>
      <w:r w:rsidRPr="00A3783C">
        <w:rPr>
          <w:rFonts w:ascii="Arial" w:hAnsi="Arial" w:cs="Arial"/>
          <w:sz w:val="22"/>
          <w:szCs w:val="22"/>
        </w:rPr>
        <w:t xml:space="preserve">, vol. 28, Mar. 2014. ResearchGate, </w:t>
      </w:r>
      <w:hyperlink r:id="rId18" w:history="1">
        <w:r w:rsidRPr="00A3783C">
          <w:rPr>
            <w:rStyle w:val="Hyperlink"/>
            <w:rFonts w:ascii="Arial" w:hAnsi="Arial" w:cs="Arial"/>
            <w:sz w:val="22"/>
            <w:szCs w:val="22"/>
          </w:rPr>
          <w:t>doi.org/10.1002/acp.2994</w:t>
        </w:r>
      </w:hyperlink>
      <w:r w:rsidRPr="00A3783C">
        <w:rPr>
          <w:rFonts w:ascii="Arial" w:hAnsi="Arial" w:cs="Arial"/>
          <w:sz w:val="22"/>
          <w:szCs w:val="22"/>
        </w:rPr>
        <w:t>.</w:t>
      </w:r>
    </w:p>
    <w:p w14:paraId="2CDB8D42"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Husain, Gabriela, et al. “Effects of Musical Tempo and Mode on Arousal, Mood, and Spatial Abilities.” </w:t>
      </w:r>
      <w:r w:rsidRPr="00A3783C">
        <w:rPr>
          <w:rFonts w:ascii="Arial" w:hAnsi="Arial" w:cs="Arial"/>
          <w:i/>
          <w:iCs/>
          <w:sz w:val="22"/>
          <w:szCs w:val="22"/>
        </w:rPr>
        <w:t>Music Perception: An Interdisciplinary Journal</w:t>
      </w:r>
      <w:r w:rsidRPr="00A3783C">
        <w:rPr>
          <w:rFonts w:ascii="Arial" w:hAnsi="Arial" w:cs="Arial"/>
          <w:sz w:val="22"/>
          <w:szCs w:val="22"/>
        </w:rPr>
        <w:t xml:space="preserve">, vol. 20, no. 2, 2002, pp. 151–71. JSTOR, </w:t>
      </w:r>
      <w:hyperlink r:id="rId19" w:history="1">
        <w:r w:rsidRPr="00A3783C">
          <w:rPr>
            <w:rStyle w:val="Hyperlink"/>
            <w:rFonts w:ascii="Arial" w:hAnsi="Arial" w:cs="Arial"/>
            <w:sz w:val="22"/>
            <w:szCs w:val="22"/>
          </w:rPr>
          <w:t>doi.org/10.1525/mp.2002.20.2.151</w:t>
        </w:r>
      </w:hyperlink>
      <w:r w:rsidRPr="00A3783C">
        <w:rPr>
          <w:rFonts w:ascii="Arial" w:hAnsi="Arial" w:cs="Arial"/>
          <w:sz w:val="22"/>
          <w:szCs w:val="22"/>
        </w:rPr>
        <w:t>.</w:t>
      </w:r>
    </w:p>
    <w:p w14:paraId="7DC6F5FD" w14:textId="77777777" w:rsidR="005D3DA4" w:rsidRPr="00A3783C" w:rsidRDefault="005D3DA4" w:rsidP="008F0BF7">
      <w:pPr>
        <w:pStyle w:val="ListParagraph"/>
        <w:numPr>
          <w:ilvl w:val="0"/>
          <w:numId w:val="1"/>
        </w:numPr>
        <w:spacing w:line="360" w:lineRule="auto"/>
        <w:rPr>
          <w:rFonts w:ascii="Arial" w:hAnsi="Arial" w:cs="Arial"/>
          <w:sz w:val="22"/>
          <w:szCs w:val="22"/>
        </w:rPr>
      </w:pPr>
      <w:proofErr w:type="spellStart"/>
      <w:r w:rsidRPr="00A3783C">
        <w:rPr>
          <w:rFonts w:ascii="Arial" w:hAnsi="Arial" w:cs="Arial"/>
          <w:sz w:val="22"/>
          <w:szCs w:val="22"/>
        </w:rPr>
        <w:t>Hiwa</w:t>
      </w:r>
      <w:proofErr w:type="spellEnd"/>
      <w:r w:rsidRPr="00A3783C">
        <w:rPr>
          <w:rFonts w:ascii="Arial" w:hAnsi="Arial" w:cs="Arial"/>
          <w:sz w:val="22"/>
          <w:szCs w:val="22"/>
        </w:rPr>
        <w:t xml:space="preserve">, Satoru, et al. “Functional Near-Infrared Spectroscopy Study of the Neural Correlates between Auditory Environments and Intellectual Work Performance.” </w:t>
      </w:r>
      <w:r w:rsidRPr="00A3783C">
        <w:rPr>
          <w:rFonts w:ascii="Arial" w:hAnsi="Arial" w:cs="Arial"/>
          <w:i/>
          <w:iCs/>
          <w:sz w:val="22"/>
          <w:szCs w:val="22"/>
        </w:rPr>
        <w:t>Brain and Behavior</w:t>
      </w:r>
      <w:r w:rsidRPr="00A3783C">
        <w:rPr>
          <w:rFonts w:ascii="Arial" w:hAnsi="Arial" w:cs="Arial"/>
          <w:sz w:val="22"/>
          <w:szCs w:val="22"/>
        </w:rPr>
        <w:t xml:space="preserve">, vol. 8, no. 10, 2018, p. e01104. Wiley Online Library, </w:t>
      </w:r>
      <w:hyperlink r:id="rId20" w:history="1">
        <w:r w:rsidRPr="00A3783C">
          <w:rPr>
            <w:rStyle w:val="Hyperlink"/>
            <w:rFonts w:ascii="Arial" w:hAnsi="Arial" w:cs="Arial"/>
            <w:sz w:val="22"/>
            <w:szCs w:val="22"/>
          </w:rPr>
          <w:t>doi.org/10.1002/brb3.1104</w:t>
        </w:r>
      </w:hyperlink>
      <w:r w:rsidRPr="00A3783C">
        <w:rPr>
          <w:rFonts w:ascii="Arial" w:hAnsi="Arial" w:cs="Arial"/>
          <w:sz w:val="22"/>
          <w:szCs w:val="22"/>
        </w:rPr>
        <w:t>.</w:t>
      </w:r>
    </w:p>
    <w:p w14:paraId="54D7E305"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Sanchez, Christopher A., and Jennifer Wiley. “An Examination of the Seductive Details Effect in Terms of Working Memory Capacity.” </w:t>
      </w:r>
      <w:r w:rsidRPr="00A3783C">
        <w:rPr>
          <w:rFonts w:ascii="Arial" w:hAnsi="Arial" w:cs="Arial"/>
          <w:i/>
          <w:iCs/>
          <w:sz w:val="22"/>
          <w:szCs w:val="22"/>
        </w:rPr>
        <w:t>Memory &amp; Cognition</w:t>
      </w:r>
      <w:r w:rsidRPr="00A3783C">
        <w:rPr>
          <w:rFonts w:ascii="Arial" w:hAnsi="Arial" w:cs="Arial"/>
          <w:sz w:val="22"/>
          <w:szCs w:val="22"/>
        </w:rPr>
        <w:t>, vol. 34, no. 2, Mar. 2006, pp. 344–55.</w:t>
      </w:r>
      <w:r w:rsidRPr="00A3783C">
        <w:rPr>
          <w:rFonts w:ascii="Arial" w:hAnsi="Arial" w:cs="Arial"/>
          <w:i/>
          <w:iCs/>
          <w:sz w:val="22"/>
          <w:szCs w:val="22"/>
        </w:rPr>
        <w:t xml:space="preserve"> </w:t>
      </w:r>
      <w:proofErr w:type="spellStart"/>
      <w:r w:rsidRPr="00A3783C">
        <w:rPr>
          <w:rFonts w:ascii="Arial" w:hAnsi="Arial" w:cs="Arial"/>
          <w:sz w:val="22"/>
          <w:szCs w:val="22"/>
        </w:rPr>
        <w:t>Crossref</w:t>
      </w:r>
      <w:proofErr w:type="spellEnd"/>
      <w:r w:rsidRPr="00A3783C">
        <w:rPr>
          <w:rFonts w:ascii="Arial" w:hAnsi="Arial" w:cs="Arial"/>
          <w:sz w:val="22"/>
          <w:szCs w:val="22"/>
        </w:rPr>
        <w:t xml:space="preserve">, </w:t>
      </w:r>
      <w:hyperlink r:id="rId21" w:history="1">
        <w:r w:rsidRPr="00A3783C">
          <w:rPr>
            <w:rStyle w:val="Hyperlink"/>
            <w:rFonts w:ascii="Arial" w:hAnsi="Arial" w:cs="Arial"/>
            <w:sz w:val="22"/>
            <w:szCs w:val="22"/>
          </w:rPr>
          <w:t>doi.org/10.3758/BF03193412</w:t>
        </w:r>
      </w:hyperlink>
      <w:r w:rsidRPr="00A3783C">
        <w:rPr>
          <w:rFonts w:ascii="Arial" w:hAnsi="Arial" w:cs="Arial"/>
          <w:sz w:val="22"/>
          <w:szCs w:val="22"/>
        </w:rPr>
        <w:t>.</w:t>
      </w:r>
    </w:p>
    <w:p w14:paraId="792D173F"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Rey, Günter Daniel. “A Review of Research and a Meta-Analysis of the Seductive Detail Effect.” </w:t>
      </w:r>
      <w:r w:rsidRPr="00A3783C">
        <w:rPr>
          <w:rFonts w:ascii="Arial" w:hAnsi="Arial" w:cs="Arial"/>
          <w:i/>
          <w:iCs/>
          <w:sz w:val="22"/>
          <w:szCs w:val="22"/>
        </w:rPr>
        <w:t>Educational Research Review</w:t>
      </w:r>
      <w:r w:rsidRPr="00A3783C">
        <w:rPr>
          <w:rFonts w:ascii="Arial" w:hAnsi="Arial" w:cs="Arial"/>
          <w:sz w:val="22"/>
          <w:szCs w:val="22"/>
        </w:rPr>
        <w:t xml:space="preserve">, vol. 7, Dec. 2012, pp. 216–37. ResearchGate, </w:t>
      </w:r>
      <w:hyperlink r:id="rId22" w:history="1">
        <w:r w:rsidRPr="00A3783C">
          <w:rPr>
            <w:rStyle w:val="Hyperlink"/>
            <w:rFonts w:ascii="Arial" w:hAnsi="Arial" w:cs="Arial"/>
            <w:sz w:val="22"/>
            <w:szCs w:val="22"/>
          </w:rPr>
          <w:t>doi.org/10.1016/j.edurev.2012.05.003</w:t>
        </w:r>
      </w:hyperlink>
      <w:r w:rsidRPr="00A3783C">
        <w:rPr>
          <w:rFonts w:ascii="Arial" w:hAnsi="Arial" w:cs="Arial"/>
          <w:sz w:val="22"/>
          <w:szCs w:val="22"/>
        </w:rPr>
        <w:t>.</w:t>
      </w:r>
    </w:p>
    <w:p w14:paraId="51E1C352"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Furnham, Adrian, and Lisa </w:t>
      </w:r>
      <w:proofErr w:type="spellStart"/>
      <w:r w:rsidRPr="00A3783C">
        <w:rPr>
          <w:rFonts w:ascii="Arial" w:hAnsi="Arial" w:cs="Arial"/>
          <w:sz w:val="22"/>
          <w:szCs w:val="22"/>
        </w:rPr>
        <w:t>Strbac</w:t>
      </w:r>
      <w:proofErr w:type="spellEnd"/>
      <w:r w:rsidRPr="00A3783C">
        <w:rPr>
          <w:rFonts w:ascii="Arial" w:hAnsi="Arial" w:cs="Arial"/>
          <w:sz w:val="22"/>
          <w:szCs w:val="22"/>
        </w:rPr>
        <w:t xml:space="preserve">. “Music Is as Distracting as Noise: The Differential Distraction of Background Music and Noise on the Cognitive Test Performance of Introverts and Extraverts.” </w:t>
      </w:r>
      <w:r w:rsidRPr="00A3783C">
        <w:rPr>
          <w:rFonts w:ascii="Arial" w:hAnsi="Arial" w:cs="Arial"/>
          <w:i/>
          <w:iCs/>
          <w:sz w:val="22"/>
          <w:szCs w:val="22"/>
        </w:rPr>
        <w:t>Ergonomics</w:t>
      </w:r>
      <w:r w:rsidRPr="00A3783C">
        <w:rPr>
          <w:rFonts w:ascii="Arial" w:hAnsi="Arial" w:cs="Arial"/>
          <w:sz w:val="22"/>
          <w:szCs w:val="22"/>
        </w:rPr>
        <w:t xml:space="preserve">, vol. 45, no. 3, Feb. 2002, pp. 203–17. PubMed, </w:t>
      </w:r>
      <w:hyperlink r:id="rId23" w:history="1">
        <w:r w:rsidRPr="00A3783C">
          <w:rPr>
            <w:rStyle w:val="Hyperlink"/>
            <w:rFonts w:ascii="Arial" w:hAnsi="Arial" w:cs="Arial"/>
            <w:sz w:val="22"/>
            <w:szCs w:val="22"/>
          </w:rPr>
          <w:t>doi.org/10.1080/00140130210121932</w:t>
        </w:r>
      </w:hyperlink>
      <w:r w:rsidRPr="00A3783C">
        <w:rPr>
          <w:rFonts w:ascii="Arial" w:hAnsi="Arial" w:cs="Arial"/>
          <w:sz w:val="22"/>
          <w:szCs w:val="22"/>
        </w:rPr>
        <w:t>.</w:t>
      </w:r>
    </w:p>
    <w:p w14:paraId="5D0F0F4F"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Rauscher, Frances H., et al. “Music and Spatial Task Performance.” </w:t>
      </w:r>
      <w:r w:rsidRPr="00A3783C">
        <w:rPr>
          <w:rFonts w:ascii="Arial" w:hAnsi="Arial" w:cs="Arial"/>
          <w:i/>
          <w:iCs/>
          <w:sz w:val="22"/>
          <w:szCs w:val="22"/>
        </w:rPr>
        <w:t>Nature</w:t>
      </w:r>
      <w:r w:rsidRPr="00A3783C">
        <w:rPr>
          <w:rFonts w:ascii="Arial" w:hAnsi="Arial" w:cs="Arial"/>
          <w:sz w:val="22"/>
          <w:szCs w:val="22"/>
        </w:rPr>
        <w:t xml:space="preserve">, vol. 365, no. 6447, 6447, Oct. 1993, pp. 611–611. Nature, </w:t>
      </w:r>
      <w:hyperlink r:id="rId24" w:history="1">
        <w:r w:rsidRPr="00A3783C">
          <w:rPr>
            <w:rStyle w:val="Hyperlink"/>
            <w:rFonts w:ascii="Arial" w:hAnsi="Arial" w:cs="Arial"/>
            <w:sz w:val="22"/>
            <w:szCs w:val="22"/>
          </w:rPr>
          <w:t>doi.org/10.1038/365611a0</w:t>
        </w:r>
      </w:hyperlink>
      <w:r w:rsidRPr="00A3783C">
        <w:rPr>
          <w:rFonts w:ascii="Arial" w:hAnsi="Arial" w:cs="Arial"/>
          <w:sz w:val="22"/>
          <w:szCs w:val="22"/>
        </w:rPr>
        <w:t>.</w:t>
      </w:r>
    </w:p>
    <w:p w14:paraId="25CB2078"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Lehmann, Janina A. M., and Tina Seufert. “Can Music Foster Learning – Effects of Different Text Modalities on Learning and Information Retrieval.” </w:t>
      </w:r>
      <w:r w:rsidRPr="00A3783C">
        <w:rPr>
          <w:rFonts w:ascii="Arial" w:hAnsi="Arial" w:cs="Arial"/>
          <w:i/>
          <w:iCs/>
          <w:sz w:val="22"/>
          <w:szCs w:val="22"/>
        </w:rPr>
        <w:t>Frontiers in Psychology</w:t>
      </w:r>
      <w:r w:rsidRPr="00A3783C">
        <w:rPr>
          <w:rFonts w:ascii="Arial" w:hAnsi="Arial" w:cs="Arial"/>
          <w:sz w:val="22"/>
          <w:szCs w:val="22"/>
        </w:rPr>
        <w:t xml:space="preserve">, vol. 8, Jan. 2018, p. 2305. PubMed Central, </w:t>
      </w:r>
      <w:hyperlink r:id="rId25" w:history="1">
        <w:r w:rsidRPr="00A3783C">
          <w:rPr>
            <w:rStyle w:val="Hyperlink"/>
            <w:rFonts w:ascii="Arial" w:hAnsi="Arial" w:cs="Arial"/>
            <w:sz w:val="22"/>
            <w:szCs w:val="22"/>
          </w:rPr>
          <w:t>doi.org/10.3389/fpsyg.2017.02305</w:t>
        </w:r>
      </w:hyperlink>
      <w:r w:rsidRPr="00A3783C">
        <w:rPr>
          <w:rFonts w:ascii="Arial" w:hAnsi="Arial" w:cs="Arial"/>
          <w:sz w:val="22"/>
          <w:szCs w:val="22"/>
        </w:rPr>
        <w:t>.</w:t>
      </w:r>
    </w:p>
    <w:p w14:paraId="7CA95C1B"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Driver, Michaela. “Exploring Student Perceptions of Group Interaction and Class Satisfaction in the Web-Enhanced Classroom.” </w:t>
      </w:r>
      <w:r w:rsidRPr="00A3783C">
        <w:rPr>
          <w:rFonts w:ascii="Arial" w:hAnsi="Arial" w:cs="Arial"/>
          <w:i/>
          <w:iCs/>
          <w:sz w:val="22"/>
          <w:szCs w:val="22"/>
        </w:rPr>
        <w:t>The Internet and Higher Education</w:t>
      </w:r>
      <w:r w:rsidRPr="00A3783C">
        <w:rPr>
          <w:rFonts w:ascii="Arial" w:hAnsi="Arial" w:cs="Arial"/>
          <w:sz w:val="22"/>
          <w:szCs w:val="22"/>
        </w:rPr>
        <w:t xml:space="preserve">, vol. 5, no. 1, Jan. 2002, pp. 35–45. ScienceDirect, </w:t>
      </w:r>
      <w:hyperlink r:id="rId26" w:history="1">
        <w:r w:rsidRPr="00A3783C">
          <w:rPr>
            <w:rStyle w:val="Hyperlink"/>
            <w:rFonts w:ascii="Arial" w:hAnsi="Arial" w:cs="Arial"/>
            <w:sz w:val="22"/>
            <w:szCs w:val="22"/>
          </w:rPr>
          <w:t>doi.org/10.1016/S1096-7516(01)00076-8</w:t>
        </w:r>
      </w:hyperlink>
      <w:r w:rsidRPr="00A3783C">
        <w:rPr>
          <w:rFonts w:ascii="Arial" w:hAnsi="Arial" w:cs="Arial"/>
          <w:sz w:val="22"/>
          <w:szCs w:val="22"/>
        </w:rPr>
        <w:t>.</w:t>
      </w:r>
    </w:p>
    <w:p w14:paraId="57586185" w14:textId="77777777"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t xml:space="preserve">Stephens, Benjamin R. “Laptops in Psychology: Conducting Flexible In-Class Research and Writing Laboratories.” </w:t>
      </w:r>
      <w:r w:rsidRPr="00A3783C">
        <w:rPr>
          <w:rFonts w:ascii="Arial" w:hAnsi="Arial" w:cs="Arial"/>
          <w:i/>
          <w:iCs/>
          <w:sz w:val="22"/>
          <w:szCs w:val="22"/>
        </w:rPr>
        <w:t>New Directions for Teaching and Learning</w:t>
      </w:r>
      <w:r w:rsidRPr="00A3783C">
        <w:rPr>
          <w:rFonts w:ascii="Arial" w:hAnsi="Arial" w:cs="Arial"/>
          <w:sz w:val="22"/>
          <w:szCs w:val="22"/>
        </w:rPr>
        <w:t xml:space="preserve">, vol. 101, 2005, pp. 15–26. </w:t>
      </w:r>
      <w:proofErr w:type="spellStart"/>
      <w:r w:rsidRPr="00A3783C">
        <w:rPr>
          <w:rFonts w:ascii="Arial" w:hAnsi="Arial" w:cs="Arial"/>
          <w:sz w:val="22"/>
          <w:szCs w:val="22"/>
        </w:rPr>
        <w:t>LearnTechLib</w:t>
      </w:r>
      <w:proofErr w:type="spellEnd"/>
      <w:r w:rsidRPr="00A3783C">
        <w:rPr>
          <w:rFonts w:ascii="Arial" w:hAnsi="Arial" w:cs="Arial"/>
          <w:sz w:val="22"/>
          <w:szCs w:val="22"/>
        </w:rPr>
        <w:t xml:space="preserve"> </w:t>
      </w:r>
      <w:hyperlink r:id="rId27" w:history="1">
        <w:r w:rsidRPr="00A3783C">
          <w:rPr>
            <w:rStyle w:val="Hyperlink"/>
            <w:rFonts w:ascii="Arial" w:hAnsi="Arial" w:cs="Arial"/>
            <w:sz w:val="22"/>
            <w:szCs w:val="22"/>
          </w:rPr>
          <w:t>www.learntechlib.org/p/100673/</w:t>
        </w:r>
      </w:hyperlink>
      <w:r w:rsidRPr="00A3783C">
        <w:rPr>
          <w:rFonts w:ascii="Arial" w:hAnsi="Arial" w:cs="Arial"/>
          <w:sz w:val="22"/>
          <w:szCs w:val="22"/>
        </w:rPr>
        <w:t>.</w:t>
      </w:r>
    </w:p>
    <w:p w14:paraId="1ECFB82B" w14:textId="3B25AD39" w:rsidR="005D3DA4" w:rsidRPr="00A3783C" w:rsidRDefault="005D3DA4" w:rsidP="008F0BF7">
      <w:pPr>
        <w:pStyle w:val="ListParagraph"/>
        <w:numPr>
          <w:ilvl w:val="0"/>
          <w:numId w:val="1"/>
        </w:numPr>
        <w:spacing w:line="360" w:lineRule="auto"/>
        <w:rPr>
          <w:rFonts w:ascii="Arial" w:hAnsi="Arial" w:cs="Arial"/>
          <w:sz w:val="22"/>
          <w:szCs w:val="22"/>
        </w:rPr>
      </w:pPr>
      <w:r w:rsidRPr="00A3783C">
        <w:rPr>
          <w:rFonts w:ascii="Arial" w:hAnsi="Arial" w:cs="Arial"/>
          <w:sz w:val="22"/>
          <w:szCs w:val="22"/>
        </w:rPr>
        <w:lastRenderedPageBreak/>
        <w:t xml:space="preserve">Gardner, Benjamin, et al. “Making Health Habitual: The Psychology of ‘Habit-Formation’ and General Practice.” </w:t>
      </w:r>
      <w:r w:rsidRPr="00A3783C">
        <w:rPr>
          <w:rFonts w:ascii="Arial" w:hAnsi="Arial" w:cs="Arial"/>
          <w:i/>
          <w:iCs/>
          <w:sz w:val="22"/>
          <w:szCs w:val="22"/>
        </w:rPr>
        <w:t>The British Journal of General Practice</w:t>
      </w:r>
      <w:r w:rsidRPr="00A3783C">
        <w:rPr>
          <w:rFonts w:ascii="Arial" w:hAnsi="Arial" w:cs="Arial"/>
          <w:sz w:val="22"/>
          <w:szCs w:val="22"/>
        </w:rPr>
        <w:t xml:space="preserve">, vol. 62, no. 605, Dec. 2012, pp. 664–66. </w:t>
      </w:r>
      <w:r w:rsidRPr="00A3783C">
        <w:rPr>
          <w:rFonts w:ascii="Arial" w:hAnsi="Arial" w:cs="Arial"/>
          <w:i/>
          <w:iCs/>
          <w:sz w:val="22"/>
          <w:szCs w:val="22"/>
        </w:rPr>
        <w:t>PubMed Central</w:t>
      </w:r>
      <w:r w:rsidRPr="00A3783C">
        <w:rPr>
          <w:rFonts w:ascii="Arial" w:hAnsi="Arial" w:cs="Arial"/>
          <w:sz w:val="22"/>
          <w:szCs w:val="22"/>
        </w:rPr>
        <w:t xml:space="preserve">, </w:t>
      </w:r>
      <w:ins w:id="311" w:author="Herderschee, Hayley" w:date="2023-03-07T13:27:00Z">
        <w:r w:rsidR="00A657CF">
          <w:rPr>
            <w:rFonts w:ascii="Arial" w:hAnsi="Arial" w:cs="Arial"/>
            <w:sz w:val="22"/>
            <w:szCs w:val="22"/>
          </w:rPr>
          <w:fldChar w:fldCharType="begin"/>
        </w:r>
      </w:ins>
      <w:r w:rsidR="00A657CF">
        <w:rPr>
          <w:rFonts w:ascii="Arial" w:hAnsi="Arial" w:cs="Arial"/>
          <w:sz w:val="22"/>
          <w:szCs w:val="22"/>
        </w:rPr>
        <w:instrText>HYPERLINK "C:\\Users\\hrher\\Downloads\\doi.org\\10.3399\\bjgp12X659466"</w:instrText>
      </w:r>
      <w:ins w:id="312" w:author="Herderschee, Hayley" w:date="2023-03-07T13:27:00Z">
        <w:r w:rsidR="00A657CF">
          <w:rPr>
            <w:rFonts w:ascii="Arial" w:hAnsi="Arial" w:cs="Arial"/>
            <w:sz w:val="22"/>
            <w:szCs w:val="22"/>
          </w:rPr>
        </w:r>
        <w:r w:rsidR="00A657CF">
          <w:rPr>
            <w:rFonts w:ascii="Arial" w:hAnsi="Arial" w:cs="Arial"/>
            <w:sz w:val="22"/>
            <w:szCs w:val="22"/>
          </w:rPr>
          <w:fldChar w:fldCharType="separate"/>
        </w:r>
      </w:ins>
      <w:del w:id="313" w:author="Herderschee, Hayley" w:date="2023-03-07T13:27:00Z">
        <w:r w:rsidR="00A657CF" w:rsidRPr="00A657CF" w:rsidDel="00A657CF">
          <w:rPr>
            <w:rStyle w:val="Hyperlink"/>
            <w:rFonts w:ascii="Arial" w:hAnsi="Arial" w:cs="Arial"/>
            <w:sz w:val="22"/>
            <w:szCs w:val="22"/>
          </w:rPr>
          <w:delText>h</w:delText>
        </w:r>
      </w:del>
      <w:del w:id="314" w:author="Herderschee, Hayley" w:date="2023-03-07T13:26:00Z">
        <w:r w:rsidR="00A657CF" w:rsidRPr="00A657CF" w:rsidDel="00A657CF">
          <w:rPr>
            <w:rStyle w:val="Hyperlink"/>
            <w:rFonts w:ascii="Arial" w:hAnsi="Arial" w:cs="Arial"/>
            <w:sz w:val="22"/>
            <w:szCs w:val="22"/>
          </w:rPr>
          <w:delText>ttps://</w:delText>
        </w:r>
      </w:del>
      <w:r w:rsidR="00A657CF" w:rsidRPr="00A657CF">
        <w:rPr>
          <w:rStyle w:val="Hyperlink"/>
          <w:rFonts w:ascii="Arial" w:hAnsi="Arial" w:cs="Arial"/>
          <w:sz w:val="22"/>
          <w:szCs w:val="22"/>
        </w:rPr>
        <w:t>doi.org/10.3399/bjgp12X659466</w:t>
      </w:r>
      <w:ins w:id="315" w:author="Herderschee, Hayley" w:date="2023-03-07T13:27:00Z">
        <w:r w:rsidR="00A657CF">
          <w:rPr>
            <w:rFonts w:ascii="Arial" w:hAnsi="Arial" w:cs="Arial"/>
            <w:sz w:val="22"/>
            <w:szCs w:val="22"/>
          </w:rPr>
          <w:fldChar w:fldCharType="end"/>
        </w:r>
      </w:ins>
      <w:r w:rsidRPr="00A3783C">
        <w:rPr>
          <w:rFonts w:ascii="Arial" w:hAnsi="Arial" w:cs="Arial"/>
          <w:sz w:val="22"/>
          <w:szCs w:val="22"/>
        </w:rPr>
        <w:t>.</w:t>
      </w:r>
    </w:p>
    <w:p w14:paraId="2C8D0A33" w14:textId="12656F5C" w:rsidR="005D3DA4" w:rsidRDefault="005D3DA4" w:rsidP="008F0BF7">
      <w:pPr>
        <w:spacing w:line="360" w:lineRule="auto"/>
        <w:rPr>
          <w:rFonts w:ascii="Arial" w:hAnsi="Arial" w:cs="Arial"/>
          <w:sz w:val="22"/>
          <w:szCs w:val="22"/>
        </w:rPr>
      </w:pPr>
    </w:p>
    <w:p w14:paraId="586DCA21" w14:textId="06F02630" w:rsidR="009076AB" w:rsidRDefault="009076AB" w:rsidP="008F0BF7">
      <w:pPr>
        <w:spacing w:line="360" w:lineRule="auto"/>
        <w:rPr>
          <w:rFonts w:ascii="Arial" w:hAnsi="Arial" w:cs="Arial"/>
          <w:sz w:val="22"/>
          <w:szCs w:val="22"/>
        </w:rPr>
      </w:pPr>
    </w:p>
    <w:p w14:paraId="45F5BCE1" w14:textId="7F5BDB7A" w:rsidR="009076AB" w:rsidRDefault="009076AB" w:rsidP="008F0BF7">
      <w:pPr>
        <w:spacing w:line="360" w:lineRule="auto"/>
        <w:rPr>
          <w:rFonts w:ascii="Arial" w:hAnsi="Arial" w:cs="Arial"/>
          <w:sz w:val="22"/>
          <w:szCs w:val="22"/>
        </w:rPr>
      </w:pPr>
    </w:p>
    <w:p w14:paraId="01FFCC10" w14:textId="4D44354A" w:rsidR="009076AB" w:rsidRDefault="009076AB" w:rsidP="008F0BF7">
      <w:pPr>
        <w:spacing w:line="360" w:lineRule="auto"/>
        <w:rPr>
          <w:rFonts w:ascii="Arial" w:hAnsi="Arial" w:cs="Arial"/>
          <w:sz w:val="22"/>
          <w:szCs w:val="22"/>
        </w:rPr>
      </w:pPr>
    </w:p>
    <w:p w14:paraId="4CBD298E" w14:textId="0FF01CFB" w:rsidR="009076AB" w:rsidRDefault="009076AB" w:rsidP="008F0BF7">
      <w:pPr>
        <w:spacing w:line="360" w:lineRule="auto"/>
        <w:rPr>
          <w:rFonts w:ascii="Arial" w:hAnsi="Arial" w:cs="Arial"/>
          <w:sz w:val="22"/>
          <w:szCs w:val="22"/>
        </w:rPr>
      </w:pPr>
    </w:p>
    <w:p w14:paraId="2325928C" w14:textId="77777777" w:rsidR="009076AB" w:rsidRPr="00A3783C" w:rsidRDefault="009076AB" w:rsidP="009076AB">
      <w:pPr>
        <w:spacing w:line="360" w:lineRule="auto"/>
        <w:rPr>
          <w:rFonts w:ascii="Arial" w:eastAsia="Arial" w:hAnsi="Arial" w:cs="Arial"/>
          <w:iCs/>
          <w:sz w:val="22"/>
          <w:szCs w:val="22"/>
        </w:rPr>
      </w:pPr>
      <w:r w:rsidRPr="00A3783C">
        <w:rPr>
          <w:rFonts w:ascii="Arial" w:eastAsia="Arial" w:hAnsi="Arial" w:cs="Arial"/>
          <w:iCs/>
          <w:noProof/>
          <w:sz w:val="22"/>
          <w:szCs w:val="22"/>
        </w:rPr>
        <w:drawing>
          <wp:inline distT="0" distB="0" distL="0" distR="0" wp14:anchorId="3D1CA2C1" wp14:editId="0E9C9EC2">
            <wp:extent cx="5943600" cy="1854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54200"/>
                    </a:xfrm>
                    <a:prstGeom prst="rect">
                      <a:avLst/>
                    </a:prstGeom>
                  </pic:spPr>
                </pic:pic>
              </a:graphicData>
            </a:graphic>
          </wp:inline>
        </w:drawing>
      </w:r>
    </w:p>
    <w:p w14:paraId="7373D0C2" w14:textId="6BC30BE4" w:rsidR="009076AB" w:rsidRPr="00A3783C" w:rsidRDefault="009076AB" w:rsidP="00A657CF">
      <w:pPr>
        <w:spacing w:line="360" w:lineRule="auto"/>
        <w:jc w:val="both"/>
        <w:rPr>
          <w:strike/>
          <w:color w:val="000000" w:themeColor="text1"/>
          <w:sz w:val="22"/>
          <w:szCs w:val="22"/>
        </w:rPr>
      </w:pPr>
      <w:r w:rsidRPr="00A3783C">
        <w:rPr>
          <w:rFonts w:ascii="Arial" w:hAnsi="Arial" w:cs="Arial"/>
          <w:color w:val="000000" w:themeColor="text1"/>
          <w:sz w:val="22"/>
          <w:szCs w:val="22"/>
        </w:rPr>
        <w:t>Figure 1</w:t>
      </w:r>
      <w:ins w:id="316" w:author="Herderschee, Hayley" w:date="2023-03-07T13:27:00Z">
        <w:r w:rsidR="00A657CF">
          <w:rPr>
            <w:rFonts w:ascii="Arial" w:hAnsi="Arial" w:cs="Arial"/>
            <w:color w:val="000000" w:themeColor="text1"/>
            <w:sz w:val="22"/>
            <w:szCs w:val="22"/>
          </w:rPr>
          <w:t>.</w:t>
        </w:r>
      </w:ins>
      <w:del w:id="317" w:author="Herderschee, Hayley" w:date="2023-03-07T13:27:00Z">
        <w:r w:rsidRPr="00A3783C" w:rsidDel="00A657CF">
          <w:rPr>
            <w:rFonts w:ascii="Arial" w:hAnsi="Arial" w:cs="Arial"/>
            <w:color w:val="000000" w:themeColor="text1"/>
            <w:sz w:val="22"/>
            <w:szCs w:val="22"/>
          </w:rPr>
          <w:delText>:</w:delText>
        </w:r>
      </w:del>
      <w:r w:rsidRPr="00A3783C">
        <w:rPr>
          <w:rFonts w:ascii="Arial" w:hAnsi="Arial" w:cs="Arial"/>
          <w:color w:val="000000" w:themeColor="text1"/>
          <w:sz w:val="22"/>
          <w:szCs w:val="22"/>
        </w:rPr>
        <w:t xml:space="preserve"> Experiment overview, </w:t>
      </w:r>
      <w:del w:id="318" w:author="Herderschee, Hayley" w:date="2023-03-07T13:27:00Z">
        <w:r w:rsidRPr="00A3783C" w:rsidDel="00A657CF">
          <w:rPr>
            <w:rFonts w:ascii="Arial" w:hAnsi="Arial" w:cs="Arial"/>
            <w:color w:val="000000" w:themeColor="text1"/>
            <w:sz w:val="22"/>
            <w:szCs w:val="22"/>
          </w:rPr>
          <w:delText>as</w:delText>
        </w:r>
      </w:del>
      <w:r w:rsidRPr="00A3783C">
        <w:rPr>
          <w:rFonts w:ascii="Arial" w:hAnsi="Arial" w:cs="Arial"/>
          <w:color w:val="000000" w:themeColor="text1"/>
          <w:sz w:val="22"/>
          <w:szCs w:val="22"/>
        </w:rPr>
        <w:t xml:space="preserve"> approved by the Maine State Science Fair Institutional Review Board. </w:t>
      </w:r>
    </w:p>
    <w:p w14:paraId="7F4657F7" w14:textId="77777777" w:rsidR="009076AB" w:rsidRPr="00A3783C" w:rsidRDefault="009076AB" w:rsidP="00A657CF">
      <w:pPr>
        <w:spacing w:line="360" w:lineRule="auto"/>
        <w:jc w:val="both"/>
        <w:rPr>
          <w:rFonts w:ascii="Arial" w:eastAsia="Arial" w:hAnsi="Arial" w:cs="Arial"/>
          <w:iCs/>
          <w:sz w:val="22"/>
          <w:szCs w:val="22"/>
        </w:rPr>
      </w:pPr>
      <w:r w:rsidRPr="00A3783C">
        <w:rPr>
          <w:rFonts w:ascii="Arial" w:eastAsia="Arial" w:hAnsi="Arial" w:cs="Arial"/>
          <w:iCs/>
          <w:noProof/>
          <w:sz w:val="22"/>
          <w:szCs w:val="22"/>
        </w:rPr>
        <w:lastRenderedPageBreak/>
        <w:drawing>
          <wp:inline distT="0" distB="0" distL="0" distR="0" wp14:anchorId="2F6B1B54" wp14:editId="3B042402">
            <wp:extent cx="5943600" cy="663130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6631305"/>
                    </a:xfrm>
                    <a:prstGeom prst="rect">
                      <a:avLst/>
                    </a:prstGeom>
                  </pic:spPr>
                </pic:pic>
              </a:graphicData>
            </a:graphic>
          </wp:inline>
        </w:drawing>
      </w:r>
    </w:p>
    <w:p w14:paraId="48A9A6A6" w14:textId="5CC78F34" w:rsidR="009076AB" w:rsidRPr="00A3783C" w:rsidRDefault="009076AB" w:rsidP="00A657CF">
      <w:pPr>
        <w:spacing w:line="360" w:lineRule="auto"/>
        <w:jc w:val="both"/>
        <w:rPr>
          <w:rFonts w:ascii="Arial" w:eastAsia="Arial" w:hAnsi="Arial" w:cs="Arial"/>
          <w:iCs/>
          <w:sz w:val="22"/>
          <w:szCs w:val="22"/>
        </w:rPr>
      </w:pPr>
      <w:commentRangeStart w:id="319"/>
      <w:commentRangeStart w:id="320"/>
      <w:r w:rsidRPr="00746AB8">
        <w:rPr>
          <w:rFonts w:ascii="Arial" w:eastAsia="Arial" w:hAnsi="Arial" w:cs="Arial"/>
          <w:b/>
          <w:bCs/>
          <w:iCs/>
          <w:sz w:val="22"/>
          <w:szCs w:val="22"/>
          <w:rPrChange w:id="321" w:author="Mollie Harrison" w:date="2023-04-03T21:33:00Z">
            <w:rPr>
              <w:rFonts w:ascii="Arial" w:eastAsia="Arial" w:hAnsi="Arial" w:cs="Arial"/>
              <w:iCs/>
              <w:sz w:val="22"/>
              <w:szCs w:val="22"/>
            </w:rPr>
          </w:rPrChange>
        </w:rPr>
        <w:t>Figure 2</w:t>
      </w:r>
      <w:commentRangeEnd w:id="319"/>
      <w:r w:rsidR="00A657CF" w:rsidRPr="00746AB8">
        <w:rPr>
          <w:rStyle w:val="CommentReference"/>
          <w:b/>
          <w:bCs/>
          <w:rPrChange w:id="322" w:author="Mollie Harrison" w:date="2023-04-03T21:33:00Z">
            <w:rPr>
              <w:rStyle w:val="CommentReference"/>
            </w:rPr>
          </w:rPrChange>
        </w:rPr>
        <w:commentReference w:id="319"/>
      </w:r>
      <w:commentRangeEnd w:id="320"/>
      <w:r w:rsidR="00746AB8" w:rsidRPr="00746AB8">
        <w:rPr>
          <w:rStyle w:val="CommentReference"/>
          <w:b/>
          <w:bCs/>
          <w:rPrChange w:id="323" w:author="Mollie Harrison" w:date="2023-04-03T21:33:00Z">
            <w:rPr>
              <w:rStyle w:val="CommentReference"/>
            </w:rPr>
          </w:rPrChange>
        </w:rPr>
        <w:commentReference w:id="320"/>
      </w:r>
      <w:ins w:id="324" w:author="Herderschee, Hayley" w:date="2023-03-07T13:28:00Z">
        <w:r w:rsidR="00A657CF" w:rsidRPr="00746AB8">
          <w:rPr>
            <w:rFonts w:ascii="Arial" w:eastAsia="Arial" w:hAnsi="Arial" w:cs="Arial"/>
            <w:b/>
            <w:bCs/>
            <w:iCs/>
            <w:sz w:val="22"/>
            <w:szCs w:val="22"/>
            <w:rPrChange w:id="325" w:author="Mollie Harrison" w:date="2023-04-03T21:33:00Z">
              <w:rPr>
                <w:rFonts w:ascii="Arial" w:eastAsia="Arial" w:hAnsi="Arial" w:cs="Arial"/>
                <w:iCs/>
                <w:sz w:val="22"/>
                <w:szCs w:val="22"/>
              </w:rPr>
            </w:rPrChange>
          </w:rPr>
          <w:t>.</w:t>
        </w:r>
      </w:ins>
      <w:del w:id="326" w:author="Herderschee, Hayley" w:date="2023-03-07T13:28:00Z">
        <w:r w:rsidRPr="00746AB8" w:rsidDel="00A657CF">
          <w:rPr>
            <w:rFonts w:ascii="Arial" w:eastAsia="Arial" w:hAnsi="Arial" w:cs="Arial"/>
            <w:b/>
            <w:bCs/>
            <w:iCs/>
            <w:sz w:val="22"/>
            <w:szCs w:val="22"/>
            <w:rPrChange w:id="327" w:author="Mollie Harrison" w:date="2023-04-03T21:33:00Z">
              <w:rPr>
                <w:rFonts w:ascii="Arial" w:eastAsia="Arial" w:hAnsi="Arial" w:cs="Arial"/>
                <w:iCs/>
                <w:sz w:val="22"/>
                <w:szCs w:val="22"/>
              </w:rPr>
            </w:rPrChange>
          </w:rPr>
          <w:delText>:</w:delText>
        </w:r>
      </w:del>
      <w:r w:rsidRPr="00746AB8">
        <w:rPr>
          <w:rFonts w:ascii="Arial" w:eastAsia="Arial" w:hAnsi="Arial" w:cs="Arial"/>
          <w:b/>
          <w:bCs/>
          <w:iCs/>
          <w:sz w:val="22"/>
          <w:szCs w:val="22"/>
          <w:rPrChange w:id="328" w:author="Mollie Harrison" w:date="2023-04-03T21:33:00Z">
            <w:rPr>
              <w:rFonts w:ascii="Arial" w:eastAsia="Arial" w:hAnsi="Arial" w:cs="Arial"/>
              <w:iCs/>
              <w:sz w:val="22"/>
              <w:szCs w:val="22"/>
            </w:rPr>
          </w:rPrChange>
        </w:rPr>
        <w:t xml:space="preserve"> Analysis of the results from the treatment group</w:t>
      </w:r>
      <w:r w:rsidRPr="00A3783C">
        <w:rPr>
          <w:rFonts w:ascii="Arial" w:eastAsia="Arial" w:hAnsi="Arial" w:cs="Arial"/>
          <w:iCs/>
          <w:sz w:val="22"/>
          <w:szCs w:val="22"/>
        </w:rPr>
        <w:t xml:space="preserve">. (A) Boxplots showing the effect of the order of distractions on verbal memory scores, </w:t>
      </w:r>
      <w:ins w:id="329" w:author="Herderschee, Hayley" w:date="2023-03-07T13:28:00Z">
        <w:r w:rsidR="00A657CF">
          <w:rPr>
            <w:rFonts w:ascii="Arial" w:eastAsia="Arial" w:hAnsi="Arial" w:cs="Arial"/>
            <w:iCs/>
            <w:sz w:val="22"/>
            <w:szCs w:val="22"/>
          </w:rPr>
          <w:t>th</w:t>
        </w:r>
        <w:commentRangeStart w:id="330"/>
        <w:r w:rsidR="00A657CF">
          <w:rPr>
            <w:rFonts w:ascii="Arial" w:eastAsia="Arial" w:hAnsi="Arial" w:cs="Arial"/>
            <w:iCs/>
            <w:sz w:val="22"/>
            <w:szCs w:val="22"/>
          </w:rPr>
          <w:t xml:space="preserve">e </w:t>
        </w:r>
      </w:ins>
      <w:r w:rsidRPr="00A3783C">
        <w:rPr>
          <w:rFonts w:ascii="Arial" w:eastAsia="Arial" w:hAnsi="Arial" w:cs="Arial"/>
          <w:iCs/>
          <w:sz w:val="22"/>
          <w:szCs w:val="22"/>
        </w:rPr>
        <w:t>p-value for instrumental music = 0.560, lyrical music = 0.109, television = 0.989, silence = 0.485</w:t>
      </w:r>
      <w:commentRangeEnd w:id="330"/>
      <w:r w:rsidR="00746AB8">
        <w:rPr>
          <w:rStyle w:val="CommentReference"/>
        </w:rPr>
        <w:commentReference w:id="330"/>
      </w:r>
      <w:r w:rsidRPr="00A3783C">
        <w:rPr>
          <w:rFonts w:ascii="Arial" w:eastAsia="Arial" w:hAnsi="Arial" w:cs="Arial"/>
          <w:iCs/>
          <w:sz w:val="22"/>
          <w:szCs w:val="22"/>
        </w:rPr>
        <w:t xml:space="preserve">. (B) Boxplots showing the effect of the order of distractions on visual memory scores, </w:t>
      </w:r>
      <w:ins w:id="331" w:author="Herderschee, Hayley" w:date="2023-03-07T13:28:00Z">
        <w:r w:rsidR="00A657CF">
          <w:rPr>
            <w:rFonts w:ascii="Arial" w:eastAsia="Arial" w:hAnsi="Arial" w:cs="Arial"/>
            <w:iCs/>
            <w:sz w:val="22"/>
            <w:szCs w:val="22"/>
          </w:rPr>
          <w:t xml:space="preserve">the </w:t>
        </w:r>
      </w:ins>
      <w:r w:rsidRPr="00A3783C">
        <w:rPr>
          <w:rFonts w:ascii="Arial" w:eastAsia="Arial" w:hAnsi="Arial" w:cs="Arial"/>
          <w:iCs/>
          <w:sz w:val="22"/>
          <w:szCs w:val="22"/>
        </w:rPr>
        <w:t xml:space="preserve">p-value for instrumental music = 0.541, lyrical music = 0.176, television = 0.649, silence = 0.117. (C) Boxplots showing the effect of distractions on visual memory scores, p-value = 0.556. (D) Boxplots showing the effect of distractions on </w:t>
      </w:r>
      <w:r w:rsidRPr="00A3783C">
        <w:rPr>
          <w:rFonts w:ascii="Arial" w:eastAsia="Arial" w:hAnsi="Arial" w:cs="Arial"/>
          <w:iCs/>
          <w:sz w:val="22"/>
          <w:szCs w:val="22"/>
        </w:rPr>
        <w:lastRenderedPageBreak/>
        <w:t xml:space="preserve">verbal memory scores, p-value = 0.00052. (E) Chart comparing verbal memory scores between genders, </w:t>
      </w:r>
      <w:ins w:id="332" w:author="Herderschee, Hayley" w:date="2023-03-07T13:29:00Z">
        <w:r w:rsidR="00A657CF">
          <w:rPr>
            <w:rFonts w:ascii="Arial" w:eastAsia="Arial" w:hAnsi="Arial" w:cs="Arial"/>
            <w:iCs/>
            <w:sz w:val="22"/>
            <w:szCs w:val="22"/>
          </w:rPr>
          <w:t xml:space="preserve">the </w:t>
        </w:r>
      </w:ins>
      <w:r w:rsidRPr="00A3783C">
        <w:rPr>
          <w:rFonts w:ascii="Arial" w:eastAsia="Arial" w:hAnsi="Arial" w:cs="Arial"/>
          <w:iCs/>
          <w:sz w:val="22"/>
          <w:szCs w:val="22"/>
        </w:rPr>
        <w:t xml:space="preserve">p-value for silence = 0.860, lyrical music = 0.414, instrumental music = 0.109, television = 0.791. (F) Chart comparing visual memory scores between genders, </w:t>
      </w:r>
      <w:ins w:id="333" w:author="Herderschee, Hayley" w:date="2023-03-07T13:29:00Z">
        <w:r w:rsidR="00A657CF">
          <w:rPr>
            <w:rFonts w:ascii="Arial" w:eastAsia="Arial" w:hAnsi="Arial" w:cs="Arial"/>
            <w:iCs/>
            <w:sz w:val="22"/>
            <w:szCs w:val="22"/>
          </w:rPr>
          <w:t xml:space="preserve">the </w:t>
        </w:r>
      </w:ins>
      <w:r w:rsidRPr="00A3783C">
        <w:rPr>
          <w:rFonts w:ascii="Arial" w:eastAsia="Arial" w:hAnsi="Arial" w:cs="Arial"/>
          <w:iCs/>
          <w:sz w:val="22"/>
          <w:szCs w:val="22"/>
        </w:rPr>
        <w:t xml:space="preserve">p-value for silence = 0.152, lyrical music = 0.641, instrumental music = 0.002, television = 0.257. (G) Chart comparing verbal memory scores between subject grades, </w:t>
      </w:r>
      <w:ins w:id="334" w:author="Herderschee, Hayley" w:date="2023-03-07T13:29:00Z">
        <w:r w:rsidR="00A657CF">
          <w:rPr>
            <w:rFonts w:ascii="Arial" w:eastAsia="Arial" w:hAnsi="Arial" w:cs="Arial"/>
            <w:iCs/>
            <w:sz w:val="22"/>
            <w:szCs w:val="22"/>
          </w:rPr>
          <w:t xml:space="preserve">the </w:t>
        </w:r>
      </w:ins>
      <w:r w:rsidRPr="00A3783C">
        <w:rPr>
          <w:rFonts w:ascii="Arial" w:eastAsia="Arial" w:hAnsi="Arial" w:cs="Arial"/>
          <w:iCs/>
          <w:sz w:val="22"/>
          <w:szCs w:val="22"/>
        </w:rPr>
        <w:t xml:space="preserve">p-value for silence = 1.000, lyrical music = 0.470, instrumental music = 0.330, television = 0.143. (H) Chart comparing visual memory scores between subject grades, </w:t>
      </w:r>
      <w:ins w:id="335" w:author="Herderschee, Hayley" w:date="2023-03-07T13:29:00Z">
        <w:r w:rsidR="00A657CF">
          <w:rPr>
            <w:rFonts w:ascii="Arial" w:eastAsia="Arial" w:hAnsi="Arial" w:cs="Arial"/>
            <w:iCs/>
            <w:sz w:val="22"/>
            <w:szCs w:val="22"/>
          </w:rPr>
          <w:t xml:space="preserve">the </w:t>
        </w:r>
      </w:ins>
      <w:r w:rsidRPr="00A3783C">
        <w:rPr>
          <w:rFonts w:ascii="Arial" w:eastAsia="Arial" w:hAnsi="Arial" w:cs="Arial"/>
          <w:iCs/>
          <w:sz w:val="22"/>
          <w:szCs w:val="22"/>
        </w:rPr>
        <w:t>p-value for silence = 0.500, lyrical music = 0.346, instrumental music = 0.286, television = 0.092.</w:t>
      </w:r>
    </w:p>
    <w:p w14:paraId="705AC072" w14:textId="77777777" w:rsidR="009076AB" w:rsidRPr="00A3783C" w:rsidRDefault="009076AB" w:rsidP="00A657CF">
      <w:pPr>
        <w:spacing w:line="360" w:lineRule="auto"/>
        <w:jc w:val="center"/>
        <w:rPr>
          <w:rFonts w:ascii="Arial" w:eastAsia="Arial" w:hAnsi="Arial" w:cs="Arial"/>
          <w:iCs/>
          <w:sz w:val="22"/>
          <w:szCs w:val="22"/>
        </w:rPr>
      </w:pPr>
      <w:r w:rsidRPr="00A3783C">
        <w:rPr>
          <w:rFonts w:ascii="Arial" w:eastAsia="Arial" w:hAnsi="Arial" w:cs="Arial"/>
          <w:iCs/>
          <w:noProof/>
          <w:sz w:val="22"/>
          <w:szCs w:val="22"/>
        </w:rPr>
        <w:lastRenderedPageBreak/>
        <w:drawing>
          <wp:inline distT="0" distB="0" distL="0" distR="0" wp14:anchorId="6056C0FE" wp14:editId="7B36BB91">
            <wp:extent cx="2914022" cy="6361078"/>
            <wp:effectExtent l="0" t="0" r="0" b="190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0185" cy="6592824"/>
                    </a:xfrm>
                    <a:prstGeom prst="rect">
                      <a:avLst/>
                    </a:prstGeom>
                  </pic:spPr>
                </pic:pic>
              </a:graphicData>
            </a:graphic>
          </wp:inline>
        </w:drawing>
      </w:r>
    </w:p>
    <w:p w14:paraId="44B26E7D" w14:textId="374771B5" w:rsidR="009076AB" w:rsidRDefault="009076AB" w:rsidP="00A657CF">
      <w:pPr>
        <w:spacing w:line="360" w:lineRule="auto"/>
        <w:jc w:val="both"/>
        <w:rPr>
          <w:rFonts w:ascii="Arial" w:eastAsia="Arial" w:hAnsi="Arial" w:cs="Arial"/>
          <w:iCs/>
          <w:sz w:val="22"/>
          <w:szCs w:val="22"/>
        </w:rPr>
      </w:pPr>
      <w:commentRangeStart w:id="336"/>
      <w:r w:rsidRPr="00746AB8">
        <w:rPr>
          <w:rFonts w:ascii="Arial" w:eastAsia="Arial" w:hAnsi="Arial" w:cs="Arial"/>
          <w:b/>
          <w:bCs/>
          <w:iCs/>
          <w:sz w:val="22"/>
          <w:szCs w:val="22"/>
          <w:rPrChange w:id="337" w:author="Mollie Harrison" w:date="2023-04-03T21:33:00Z">
            <w:rPr>
              <w:rFonts w:ascii="Arial" w:eastAsia="Arial" w:hAnsi="Arial" w:cs="Arial"/>
              <w:iCs/>
              <w:sz w:val="22"/>
              <w:szCs w:val="22"/>
            </w:rPr>
          </w:rPrChange>
        </w:rPr>
        <w:t>Figure 3</w:t>
      </w:r>
      <w:commentRangeEnd w:id="336"/>
      <w:r w:rsidR="00746AB8">
        <w:rPr>
          <w:rStyle w:val="CommentReference"/>
        </w:rPr>
        <w:commentReference w:id="336"/>
      </w:r>
      <w:ins w:id="338" w:author="Herderschee, Hayley" w:date="2023-03-07T13:33:00Z">
        <w:r w:rsidR="00A657CF" w:rsidRPr="00746AB8">
          <w:rPr>
            <w:rFonts w:ascii="Arial" w:eastAsia="Arial" w:hAnsi="Arial" w:cs="Arial"/>
            <w:b/>
            <w:bCs/>
            <w:iCs/>
            <w:sz w:val="22"/>
            <w:szCs w:val="22"/>
            <w:rPrChange w:id="339" w:author="Mollie Harrison" w:date="2023-04-03T21:33:00Z">
              <w:rPr>
                <w:rFonts w:ascii="Arial" w:eastAsia="Arial" w:hAnsi="Arial" w:cs="Arial"/>
                <w:iCs/>
                <w:sz w:val="22"/>
                <w:szCs w:val="22"/>
              </w:rPr>
            </w:rPrChange>
          </w:rPr>
          <w:t>.</w:t>
        </w:r>
      </w:ins>
      <w:del w:id="340" w:author="Herderschee, Hayley" w:date="2023-03-07T13:33:00Z">
        <w:r w:rsidRPr="00746AB8" w:rsidDel="00A657CF">
          <w:rPr>
            <w:rFonts w:ascii="Arial" w:eastAsia="Arial" w:hAnsi="Arial" w:cs="Arial"/>
            <w:b/>
            <w:bCs/>
            <w:iCs/>
            <w:sz w:val="22"/>
            <w:szCs w:val="22"/>
            <w:rPrChange w:id="341" w:author="Mollie Harrison" w:date="2023-04-03T21:33:00Z">
              <w:rPr>
                <w:rFonts w:ascii="Arial" w:eastAsia="Arial" w:hAnsi="Arial" w:cs="Arial"/>
                <w:iCs/>
                <w:sz w:val="22"/>
                <w:szCs w:val="22"/>
              </w:rPr>
            </w:rPrChange>
          </w:rPr>
          <w:delText>:</w:delText>
        </w:r>
      </w:del>
      <w:r w:rsidRPr="00746AB8">
        <w:rPr>
          <w:rFonts w:ascii="Arial" w:eastAsia="Arial" w:hAnsi="Arial" w:cs="Arial"/>
          <w:b/>
          <w:bCs/>
          <w:iCs/>
          <w:sz w:val="22"/>
          <w:szCs w:val="22"/>
          <w:rPrChange w:id="342" w:author="Mollie Harrison" w:date="2023-04-03T21:33:00Z">
            <w:rPr>
              <w:rFonts w:ascii="Arial" w:eastAsia="Arial" w:hAnsi="Arial" w:cs="Arial"/>
              <w:iCs/>
              <w:sz w:val="22"/>
              <w:szCs w:val="22"/>
            </w:rPr>
          </w:rPrChange>
        </w:rPr>
        <w:t xml:space="preserve"> Analysis of the post-intervention surveys of all</w:t>
      </w:r>
      <w:r w:rsidRPr="00A3783C">
        <w:rPr>
          <w:rFonts w:ascii="Arial" w:eastAsia="Arial" w:hAnsi="Arial" w:cs="Arial"/>
          <w:iCs/>
          <w:sz w:val="22"/>
          <w:szCs w:val="22"/>
        </w:rPr>
        <w:t>. (A) A chart comparing the percentage of subjects in each group who committed to changing their habits directly after their intervention. (B) A chart comparing the percentage of subjects in each group who reported having changed their habits two weeks after interventions. (C) A chart comparing the number of subjects in each group who initially committed to habit change</w:t>
      </w:r>
      <w:del w:id="343" w:author="Herderschee, Hayley" w:date="2023-03-07T13:30:00Z">
        <w:r w:rsidRPr="00A3783C" w:rsidDel="00A657CF">
          <w:rPr>
            <w:rFonts w:ascii="Arial" w:eastAsia="Arial" w:hAnsi="Arial" w:cs="Arial"/>
            <w:iCs/>
            <w:sz w:val="22"/>
            <w:szCs w:val="22"/>
          </w:rPr>
          <w:delText>,</w:delText>
        </w:r>
      </w:del>
      <w:r w:rsidRPr="00A3783C">
        <w:rPr>
          <w:rFonts w:ascii="Arial" w:eastAsia="Arial" w:hAnsi="Arial" w:cs="Arial"/>
          <w:iCs/>
          <w:sz w:val="22"/>
          <w:szCs w:val="22"/>
        </w:rPr>
        <w:t xml:space="preserve"> and who carried out some habit change over the next two weeks. Significance (p = 0.4956) was determined using a z-test.</w:t>
      </w:r>
    </w:p>
    <w:p w14:paraId="5A137C46" w14:textId="77777777" w:rsidR="009076AB" w:rsidRPr="00A3783C" w:rsidRDefault="009076AB" w:rsidP="00A657CF">
      <w:pPr>
        <w:spacing w:line="360" w:lineRule="auto"/>
        <w:jc w:val="both"/>
        <w:rPr>
          <w:rStyle w:val="CommentReference"/>
          <w:sz w:val="22"/>
          <w:szCs w:val="22"/>
        </w:rPr>
      </w:pPr>
      <w:r w:rsidRPr="00A3783C">
        <w:rPr>
          <w:noProof/>
          <w:sz w:val="22"/>
          <w:szCs w:val="22"/>
        </w:rPr>
        <w:lastRenderedPageBreak/>
        <w:drawing>
          <wp:inline distT="0" distB="0" distL="0" distR="0" wp14:anchorId="0B598877" wp14:editId="04D4E35F">
            <wp:extent cx="5943600" cy="56572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657215"/>
                    </a:xfrm>
                    <a:prstGeom prst="rect">
                      <a:avLst/>
                    </a:prstGeom>
                  </pic:spPr>
                </pic:pic>
              </a:graphicData>
            </a:graphic>
          </wp:inline>
        </w:drawing>
      </w:r>
    </w:p>
    <w:p w14:paraId="389370C2" w14:textId="4067EA23" w:rsidR="009076AB" w:rsidRPr="00A3783C" w:rsidRDefault="009076AB" w:rsidP="00A657CF">
      <w:pPr>
        <w:spacing w:line="360" w:lineRule="auto"/>
        <w:jc w:val="both"/>
        <w:rPr>
          <w:rFonts w:ascii="Arial" w:eastAsia="Arial" w:hAnsi="Arial" w:cs="Arial"/>
          <w:iCs/>
          <w:sz w:val="22"/>
          <w:szCs w:val="22"/>
        </w:rPr>
      </w:pPr>
      <w:commentRangeStart w:id="344"/>
      <w:commentRangeStart w:id="345"/>
      <w:r w:rsidRPr="006F55B3">
        <w:rPr>
          <w:rFonts w:ascii="Arial" w:eastAsia="Arial" w:hAnsi="Arial" w:cs="Arial"/>
          <w:b/>
          <w:bCs/>
          <w:iCs/>
          <w:sz w:val="22"/>
          <w:szCs w:val="22"/>
          <w:rPrChange w:id="346" w:author="Mollie Harrison" w:date="2023-04-03T21:36:00Z">
            <w:rPr>
              <w:rFonts w:ascii="Arial" w:eastAsia="Arial" w:hAnsi="Arial" w:cs="Arial"/>
              <w:iCs/>
              <w:sz w:val="22"/>
              <w:szCs w:val="22"/>
            </w:rPr>
          </w:rPrChange>
        </w:rPr>
        <w:t>Figure 4</w:t>
      </w:r>
      <w:ins w:id="347" w:author="Herderschee, Hayley" w:date="2023-03-07T13:31:00Z">
        <w:r w:rsidR="00A657CF" w:rsidRPr="006F55B3">
          <w:rPr>
            <w:rFonts w:ascii="Arial" w:eastAsia="Arial" w:hAnsi="Arial" w:cs="Arial"/>
            <w:b/>
            <w:bCs/>
            <w:iCs/>
            <w:sz w:val="22"/>
            <w:szCs w:val="22"/>
            <w:rPrChange w:id="348" w:author="Mollie Harrison" w:date="2023-04-03T21:36:00Z">
              <w:rPr>
                <w:rFonts w:ascii="Arial" w:eastAsia="Arial" w:hAnsi="Arial" w:cs="Arial"/>
                <w:iCs/>
                <w:sz w:val="22"/>
                <w:szCs w:val="22"/>
              </w:rPr>
            </w:rPrChange>
          </w:rPr>
          <w:t>.</w:t>
        </w:r>
      </w:ins>
      <w:commentRangeEnd w:id="344"/>
      <w:ins w:id="349" w:author="Herderschee, Hayley" w:date="2023-03-07T13:32:00Z">
        <w:r w:rsidR="00A657CF" w:rsidRPr="006F55B3">
          <w:rPr>
            <w:rStyle w:val="CommentReference"/>
            <w:b/>
            <w:bCs/>
            <w:rPrChange w:id="350" w:author="Mollie Harrison" w:date="2023-04-03T21:36:00Z">
              <w:rPr>
                <w:rStyle w:val="CommentReference"/>
              </w:rPr>
            </w:rPrChange>
          </w:rPr>
          <w:commentReference w:id="344"/>
        </w:r>
      </w:ins>
      <w:commentRangeEnd w:id="345"/>
      <w:r w:rsidR="006F55B3" w:rsidRPr="006F55B3">
        <w:rPr>
          <w:rStyle w:val="CommentReference"/>
          <w:b/>
          <w:bCs/>
          <w:rPrChange w:id="351" w:author="Mollie Harrison" w:date="2023-04-03T21:36:00Z">
            <w:rPr>
              <w:rStyle w:val="CommentReference"/>
            </w:rPr>
          </w:rPrChange>
        </w:rPr>
        <w:commentReference w:id="345"/>
      </w:r>
      <w:del w:id="352" w:author="Herderschee, Hayley" w:date="2023-03-07T13:31:00Z">
        <w:r w:rsidRPr="006F55B3" w:rsidDel="00A657CF">
          <w:rPr>
            <w:rFonts w:ascii="Arial" w:eastAsia="Arial" w:hAnsi="Arial" w:cs="Arial"/>
            <w:b/>
            <w:bCs/>
            <w:iCs/>
            <w:sz w:val="22"/>
            <w:szCs w:val="22"/>
            <w:rPrChange w:id="353" w:author="Mollie Harrison" w:date="2023-04-03T21:36:00Z">
              <w:rPr>
                <w:rFonts w:ascii="Arial" w:eastAsia="Arial" w:hAnsi="Arial" w:cs="Arial"/>
                <w:iCs/>
                <w:sz w:val="22"/>
                <w:szCs w:val="22"/>
              </w:rPr>
            </w:rPrChange>
          </w:rPr>
          <w:delText>:</w:delText>
        </w:r>
      </w:del>
      <w:r w:rsidRPr="006F55B3">
        <w:rPr>
          <w:rFonts w:ascii="Arial" w:eastAsia="Arial" w:hAnsi="Arial" w:cs="Arial"/>
          <w:b/>
          <w:bCs/>
          <w:iCs/>
          <w:sz w:val="22"/>
          <w:szCs w:val="22"/>
          <w:rPrChange w:id="354" w:author="Mollie Harrison" w:date="2023-04-03T21:36:00Z">
            <w:rPr>
              <w:rFonts w:ascii="Arial" w:eastAsia="Arial" w:hAnsi="Arial" w:cs="Arial"/>
              <w:iCs/>
              <w:sz w:val="22"/>
              <w:szCs w:val="22"/>
            </w:rPr>
          </w:rPrChange>
        </w:rPr>
        <w:t xml:space="preserve"> Meta-analysis of subject participation</w:t>
      </w:r>
      <w:r w:rsidRPr="00A3783C">
        <w:rPr>
          <w:rFonts w:ascii="Arial" w:eastAsia="Arial" w:hAnsi="Arial" w:cs="Arial"/>
          <w:iCs/>
          <w:sz w:val="22"/>
          <w:szCs w:val="22"/>
        </w:rPr>
        <w:t xml:space="preserve">. (A) A chart showing the number of subjects in the experiment by grade. (B) A chart showing the number of subjects in the experiment by gender. (C) A table showing chi-square values from changes in grade demographics throughout the study. (D) A table showing the chi-square values from </w:t>
      </w:r>
      <w:ins w:id="355" w:author="Herderschee, Hayley" w:date="2023-03-07T13:30:00Z">
        <w:r w:rsidR="00A657CF">
          <w:rPr>
            <w:rFonts w:ascii="Arial" w:eastAsia="Arial" w:hAnsi="Arial" w:cs="Arial"/>
            <w:iCs/>
            <w:sz w:val="22"/>
            <w:szCs w:val="22"/>
          </w:rPr>
          <w:t xml:space="preserve">a </w:t>
        </w:r>
      </w:ins>
      <w:r w:rsidRPr="00A3783C">
        <w:rPr>
          <w:rFonts w:ascii="Arial" w:eastAsia="Arial" w:hAnsi="Arial" w:cs="Arial"/>
          <w:iCs/>
          <w:sz w:val="22"/>
          <w:szCs w:val="22"/>
        </w:rPr>
        <w:t xml:space="preserve">change in gender demographics throughout the study. </w:t>
      </w:r>
    </w:p>
    <w:p w14:paraId="5E759D1D" w14:textId="77777777" w:rsidR="009076AB" w:rsidRPr="00A3783C" w:rsidRDefault="009076AB" w:rsidP="00A657CF">
      <w:pPr>
        <w:spacing w:line="360" w:lineRule="auto"/>
        <w:jc w:val="both"/>
        <w:rPr>
          <w:rFonts w:ascii="Arial" w:eastAsia="Arial" w:hAnsi="Arial" w:cs="Arial"/>
          <w:iCs/>
          <w:sz w:val="22"/>
          <w:szCs w:val="22"/>
        </w:rPr>
      </w:pPr>
      <w:r w:rsidRPr="00A3783C">
        <w:rPr>
          <w:rFonts w:ascii="Arial" w:eastAsia="Arial" w:hAnsi="Arial" w:cs="Arial"/>
          <w:iCs/>
          <w:noProof/>
          <w:sz w:val="22"/>
          <w:szCs w:val="22"/>
        </w:rPr>
        <w:lastRenderedPageBreak/>
        <w:drawing>
          <wp:inline distT="0" distB="0" distL="0" distR="0" wp14:anchorId="22EA6250" wp14:editId="14CA5927">
            <wp:extent cx="5943600" cy="2352675"/>
            <wp:effectExtent l="0" t="0" r="0" b="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61194EA1" w14:textId="77AE49E4" w:rsidR="009076AB" w:rsidRPr="00A3783C" w:rsidRDefault="009076AB" w:rsidP="00A657CF">
      <w:pPr>
        <w:spacing w:line="360" w:lineRule="auto"/>
        <w:jc w:val="both"/>
        <w:rPr>
          <w:rFonts w:ascii="Arial" w:eastAsia="Arial" w:hAnsi="Arial" w:cs="Arial"/>
          <w:iCs/>
          <w:sz w:val="22"/>
          <w:szCs w:val="22"/>
        </w:rPr>
      </w:pPr>
      <w:commentRangeStart w:id="356"/>
      <w:r w:rsidRPr="006F55B3">
        <w:rPr>
          <w:rFonts w:ascii="Arial" w:eastAsia="Arial" w:hAnsi="Arial" w:cs="Arial"/>
          <w:b/>
          <w:bCs/>
          <w:iCs/>
          <w:sz w:val="22"/>
          <w:szCs w:val="22"/>
          <w:rPrChange w:id="357" w:author="Mollie Harrison" w:date="2023-04-03T21:37:00Z">
            <w:rPr>
              <w:rFonts w:ascii="Arial" w:eastAsia="Arial" w:hAnsi="Arial" w:cs="Arial"/>
              <w:iCs/>
              <w:sz w:val="22"/>
              <w:szCs w:val="22"/>
            </w:rPr>
          </w:rPrChange>
        </w:rPr>
        <w:t>Figure 5</w:t>
      </w:r>
      <w:commentRangeEnd w:id="356"/>
      <w:r w:rsidR="006F55B3">
        <w:rPr>
          <w:rStyle w:val="CommentReference"/>
        </w:rPr>
        <w:commentReference w:id="356"/>
      </w:r>
      <w:ins w:id="358" w:author="Herderschee, Hayley" w:date="2023-03-07T13:31:00Z">
        <w:r w:rsidR="00A657CF" w:rsidRPr="006F55B3">
          <w:rPr>
            <w:rFonts w:ascii="Arial" w:eastAsia="Arial" w:hAnsi="Arial" w:cs="Arial"/>
            <w:b/>
            <w:bCs/>
            <w:iCs/>
            <w:sz w:val="22"/>
            <w:szCs w:val="22"/>
            <w:rPrChange w:id="359" w:author="Mollie Harrison" w:date="2023-04-03T21:37:00Z">
              <w:rPr>
                <w:rFonts w:ascii="Arial" w:eastAsia="Arial" w:hAnsi="Arial" w:cs="Arial"/>
                <w:iCs/>
                <w:sz w:val="22"/>
                <w:szCs w:val="22"/>
              </w:rPr>
            </w:rPrChange>
          </w:rPr>
          <w:t>.</w:t>
        </w:r>
      </w:ins>
      <w:del w:id="360" w:author="Herderschee, Hayley" w:date="2023-03-07T13:31:00Z">
        <w:r w:rsidRPr="006F55B3" w:rsidDel="00A657CF">
          <w:rPr>
            <w:rFonts w:ascii="Arial" w:eastAsia="Arial" w:hAnsi="Arial" w:cs="Arial"/>
            <w:b/>
            <w:bCs/>
            <w:iCs/>
            <w:sz w:val="22"/>
            <w:szCs w:val="22"/>
            <w:rPrChange w:id="361" w:author="Mollie Harrison" w:date="2023-04-03T21:37:00Z">
              <w:rPr>
                <w:rFonts w:ascii="Arial" w:eastAsia="Arial" w:hAnsi="Arial" w:cs="Arial"/>
                <w:iCs/>
                <w:sz w:val="22"/>
                <w:szCs w:val="22"/>
              </w:rPr>
            </w:rPrChange>
          </w:rPr>
          <w:delText>:</w:delText>
        </w:r>
      </w:del>
      <w:r w:rsidRPr="006F55B3">
        <w:rPr>
          <w:rFonts w:ascii="Arial" w:eastAsia="Arial" w:hAnsi="Arial" w:cs="Arial"/>
          <w:b/>
          <w:bCs/>
          <w:iCs/>
          <w:sz w:val="22"/>
          <w:szCs w:val="22"/>
          <w:rPrChange w:id="362" w:author="Mollie Harrison" w:date="2023-04-03T21:37:00Z">
            <w:rPr>
              <w:rFonts w:ascii="Arial" w:eastAsia="Arial" w:hAnsi="Arial" w:cs="Arial"/>
              <w:iCs/>
              <w:sz w:val="22"/>
              <w:szCs w:val="22"/>
            </w:rPr>
          </w:rPrChange>
        </w:rPr>
        <w:t xml:space="preserve"> Results of the pre-intervention survey</w:t>
      </w:r>
      <w:r w:rsidRPr="00A3783C">
        <w:rPr>
          <w:rFonts w:ascii="Arial" w:eastAsia="Arial" w:hAnsi="Arial" w:cs="Arial"/>
          <w:iCs/>
          <w:sz w:val="22"/>
          <w:szCs w:val="22"/>
        </w:rPr>
        <w:t>. (A) A histogram showing the number of electronic distractions subjects self-reported having present while studying. (B) Chart showing the most common electronic distractions subjects reported having present while studying.</w:t>
      </w:r>
    </w:p>
    <w:p w14:paraId="4FD0EF79" w14:textId="77777777" w:rsidR="00307365" w:rsidRPr="00A3783C" w:rsidRDefault="00307365" w:rsidP="00A657CF">
      <w:pPr>
        <w:spacing w:line="360" w:lineRule="auto"/>
        <w:jc w:val="both"/>
        <w:rPr>
          <w:rFonts w:ascii="Arial" w:eastAsia="Arial" w:hAnsi="Arial" w:cs="Arial"/>
          <w:iCs/>
          <w:sz w:val="22"/>
          <w:szCs w:val="22"/>
        </w:rPr>
      </w:pPr>
    </w:p>
    <w:tbl>
      <w:tblPr>
        <w:tblW w:w="9500" w:type="dxa"/>
        <w:tblLook w:val="04A0" w:firstRow="1" w:lastRow="0" w:firstColumn="1" w:lastColumn="0" w:noHBand="0" w:noVBand="1"/>
      </w:tblPr>
      <w:tblGrid>
        <w:gridCol w:w="1795"/>
        <w:gridCol w:w="1260"/>
        <w:gridCol w:w="1245"/>
        <w:gridCol w:w="1275"/>
        <w:gridCol w:w="1325"/>
        <w:gridCol w:w="1285"/>
        <w:gridCol w:w="1315"/>
      </w:tblGrid>
      <w:tr w:rsidR="00307365" w:rsidRPr="00A3783C" w14:paraId="25E6D249" w14:textId="77777777" w:rsidTr="005C7700">
        <w:trPr>
          <w:trHeight w:val="320"/>
        </w:trPr>
        <w:tc>
          <w:tcPr>
            <w:tcW w:w="179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FDAC9" w14:textId="77777777" w:rsidR="00307365" w:rsidRPr="00A3783C" w:rsidRDefault="00307365" w:rsidP="005C7700">
            <w:pPr>
              <w:spacing w:line="360" w:lineRule="auto"/>
              <w:rPr>
                <w:rFonts w:ascii="Arial" w:hAnsi="Arial" w:cs="Arial"/>
                <w:color w:val="000000"/>
                <w:sz w:val="22"/>
                <w:szCs w:val="22"/>
              </w:rPr>
            </w:pPr>
            <w:r w:rsidRPr="00A3783C">
              <w:rPr>
                <w:rFonts w:ascii="Arial" w:hAnsi="Arial" w:cs="Arial"/>
                <w:color w:val="000000"/>
                <w:sz w:val="22"/>
                <w:szCs w:val="22"/>
              </w:rPr>
              <w:t> </w:t>
            </w:r>
          </w:p>
        </w:tc>
        <w:tc>
          <w:tcPr>
            <w:tcW w:w="250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F92517" w14:textId="6C812A38" w:rsidR="00307365" w:rsidRPr="00A3783C" w:rsidRDefault="006F55B3" w:rsidP="005C7700">
            <w:pPr>
              <w:spacing w:line="360" w:lineRule="auto"/>
              <w:jc w:val="center"/>
              <w:rPr>
                <w:rFonts w:ascii="Arial" w:hAnsi="Arial" w:cs="Arial"/>
                <w:color w:val="000000"/>
                <w:sz w:val="22"/>
                <w:szCs w:val="22"/>
              </w:rPr>
            </w:pPr>
            <w:ins w:id="363" w:author="Mollie Harrison" w:date="2023-04-03T21:37:00Z">
              <w:r>
                <w:rPr>
                  <w:rFonts w:ascii="Arial" w:hAnsi="Arial" w:cs="Arial"/>
                  <w:color w:val="000000"/>
                  <w:sz w:val="22"/>
                  <w:szCs w:val="22"/>
                </w:rPr>
                <w:t>I</w:t>
              </w:r>
            </w:ins>
            <w:del w:id="364" w:author="Mollie Harrison" w:date="2023-04-03T21:37:00Z">
              <w:r w:rsidR="00307365" w:rsidRPr="00A3783C" w:rsidDel="006F55B3">
                <w:rPr>
                  <w:rFonts w:ascii="Arial" w:hAnsi="Arial" w:cs="Arial"/>
                  <w:color w:val="000000"/>
                  <w:sz w:val="22"/>
                  <w:szCs w:val="22"/>
                </w:rPr>
                <w:delText>i</w:delText>
              </w:r>
            </w:del>
            <w:r w:rsidR="00307365" w:rsidRPr="00A3783C">
              <w:rPr>
                <w:rFonts w:ascii="Arial" w:hAnsi="Arial" w:cs="Arial"/>
                <w:color w:val="000000"/>
                <w:sz w:val="22"/>
                <w:szCs w:val="22"/>
              </w:rPr>
              <w:t>nstrumental music</w:t>
            </w:r>
          </w:p>
        </w:tc>
        <w:tc>
          <w:tcPr>
            <w:tcW w:w="26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10B58E" w14:textId="1DB753FD" w:rsidR="00307365" w:rsidRPr="00A3783C" w:rsidRDefault="006F55B3" w:rsidP="005C7700">
            <w:pPr>
              <w:spacing w:line="360" w:lineRule="auto"/>
              <w:jc w:val="center"/>
              <w:rPr>
                <w:rFonts w:ascii="Arial" w:hAnsi="Arial" w:cs="Arial"/>
                <w:color w:val="000000"/>
                <w:sz w:val="22"/>
                <w:szCs w:val="22"/>
              </w:rPr>
            </w:pPr>
            <w:ins w:id="365" w:author="Mollie Harrison" w:date="2023-04-03T21:37:00Z">
              <w:r>
                <w:rPr>
                  <w:rFonts w:ascii="Arial" w:hAnsi="Arial" w:cs="Arial"/>
                  <w:color w:val="000000"/>
                  <w:sz w:val="22"/>
                  <w:szCs w:val="22"/>
                </w:rPr>
                <w:t>L</w:t>
              </w:r>
            </w:ins>
            <w:del w:id="366" w:author="Mollie Harrison" w:date="2023-04-03T21:37:00Z">
              <w:r w:rsidR="00307365" w:rsidRPr="00A3783C" w:rsidDel="006F55B3">
                <w:rPr>
                  <w:rFonts w:ascii="Arial" w:hAnsi="Arial" w:cs="Arial"/>
                  <w:color w:val="000000"/>
                  <w:sz w:val="22"/>
                  <w:szCs w:val="22"/>
                </w:rPr>
                <w:delText>l</w:delText>
              </w:r>
            </w:del>
            <w:r w:rsidR="00307365" w:rsidRPr="00A3783C">
              <w:rPr>
                <w:rFonts w:ascii="Arial" w:hAnsi="Arial" w:cs="Arial"/>
                <w:color w:val="000000"/>
                <w:sz w:val="22"/>
                <w:szCs w:val="22"/>
              </w:rPr>
              <w:t>yrical music</w:t>
            </w:r>
          </w:p>
        </w:tc>
        <w:tc>
          <w:tcPr>
            <w:tcW w:w="26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11C607" w14:textId="207A4E9E" w:rsidR="00307365" w:rsidRPr="00A3783C" w:rsidRDefault="006F55B3" w:rsidP="005C7700">
            <w:pPr>
              <w:spacing w:line="360" w:lineRule="auto"/>
              <w:jc w:val="center"/>
              <w:rPr>
                <w:rFonts w:ascii="Arial" w:hAnsi="Arial" w:cs="Arial"/>
                <w:color w:val="000000"/>
                <w:sz w:val="22"/>
                <w:szCs w:val="22"/>
              </w:rPr>
            </w:pPr>
            <w:ins w:id="367" w:author="Mollie Harrison" w:date="2023-04-03T21:38:00Z">
              <w:r>
                <w:rPr>
                  <w:rFonts w:ascii="Arial" w:hAnsi="Arial" w:cs="Arial"/>
                  <w:color w:val="000000"/>
                  <w:sz w:val="22"/>
                  <w:szCs w:val="22"/>
                </w:rPr>
                <w:t>T</w:t>
              </w:r>
            </w:ins>
            <w:del w:id="368" w:author="Mollie Harrison" w:date="2023-04-03T21:37:00Z">
              <w:r w:rsidR="00307365" w:rsidRPr="00A3783C" w:rsidDel="006F55B3">
                <w:rPr>
                  <w:rFonts w:ascii="Arial" w:hAnsi="Arial" w:cs="Arial"/>
                  <w:color w:val="000000"/>
                  <w:sz w:val="22"/>
                  <w:szCs w:val="22"/>
                </w:rPr>
                <w:delText>t</w:delText>
              </w:r>
            </w:del>
            <w:r w:rsidR="00307365" w:rsidRPr="00A3783C">
              <w:rPr>
                <w:rFonts w:ascii="Arial" w:hAnsi="Arial" w:cs="Arial"/>
                <w:color w:val="000000"/>
                <w:sz w:val="22"/>
                <w:szCs w:val="22"/>
              </w:rPr>
              <w:t>elevision</w:t>
            </w:r>
          </w:p>
        </w:tc>
      </w:tr>
      <w:tr w:rsidR="00307365" w:rsidRPr="00A3783C" w14:paraId="1151E3B9" w14:textId="77777777" w:rsidTr="005C7700">
        <w:trPr>
          <w:trHeight w:val="320"/>
        </w:trPr>
        <w:tc>
          <w:tcPr>
            <w:tcW w:w="1795" w:type="dxa"/>
            <w:vMerge/>
            <w:tcBorders>
              <w:top w:val="single" w:sz="4" w:space="0" w:color="auto"/>
              <w:left w:val="single" w:sz="4" w:space="0" w:color="auto"/>
              <w:bottom w:val="single" w:sz="4" w:space="0" w:color="auto"/>
              <w:right w:val="single" w:sz="4" w:space="0" w:color="auto"/>
            </w:tcBorders>
            <w:vAlign w:val="center"/>
            <w:hideMark/>
          </w:tcPr>
          <w:p w14:paraId="231E08E6" w14:textId="77777777" w:rsidR="00307365" w:rsidRPr="00A3783C" w:rsidRDefault="00307365" w:rsidP="005C7700">
            <w:pPr>
              <w:spacing w:line="360" w:lineRule="auto"/>
              <w:rPr>
                <w:rFonts w:ascii="Arial" w:hAnsi="Arial" w:cs="Arial"/>
                <w:color w:val="000000"/>
                <w:sz w:val="22"/>
                <w:szCs w:val="22"/>
              </w:rPr>
            </w:pPr>
          </w:p>
        </w:tc>
        <w:tc>
          <w:tcPr>
            <w:tcW w:w="1260" w:type="dxa"/>
            <w:tcBorders>
              <w:top w:val="nil"/>
              <w:left w:val="nil"/>
              <w:bottom w:val="single" w:sz="4" w:space="0" w:color="auto"/>
              <w:right w:val="single" w:sz="4" w:space="0" w:color="auto"/>
            </w:tcBorders>
            <w:shd w:val="clear" w:color="auto" w:fill="auto"/>
            <w:noWrap/>
            <w:vAlign w:val="bottom"/>
            <w:hideMark/>
          </w:tcPr>
          <w:p w14:paraId="524812E1" w14:textId="24BE1D0F" w:rsidR="00307365" w:rsidRPr="00A3783C" w:rsidRDefault="006F55B3" w:rsidP="005C7700">
            <w:pPr>
              <w:spacing w:line="360" w:lineRule="auto"/>
              <w:jc w:val="center"/>
              <w:rPr>
                <w:rFonts w:ascii="Arial" w:hAnsi="Arial" w:cs="Arial"/>
                <w:color w:val="000000"/>
                <w:sz w:val="22"/>
                <w:szCs w:val="22"/>
              </w:rPr>
            </w:pPr>
            <w:ins w:id="369" w:author="Mollie Harrison" w:date="2023-04-03T21:38:00Z">
              <w:r>
                <w:rPr>
                  <w:rFonts w:ascii="Arial" w:hAnsi="Arial" w:cs="Arial"/>
                  <w:color w:val="000000"/>
                  <w:sz w:val="22"/>
                  <w:szCs w:val="22"/>
                </w:rPr>
                <w:t>B</w:t>
              </w:r>
            </w:ins>
            <w:del w:id="370" w:author="Mollie Harrison" w:date="2023-04-03T21:38:00Z">
              <w:r w:rsidR="00307365" w:rsidRPr="00A3783C" w:rsidDel="006F55B3">
                <w:rPr>
                  <w:rFonts w:ascii="Arial" w:hAnsi="Arial" w:cs="Arial"/>
                  <w:color w:val="000000"/>
                  <w:sz w:val="22"/>
                  <w:szCs w:val="22"/>
                </w:rPr>
                <w:delText>b</w:delText>
              </w:r>
            </w:del>
            <w:r w:rsidR="00307365" w:rsidRPr="00A3783C">
              <w:rPr>
                <w:rFonts w:ascii="Arial" w:hAnsi="Arial" w:cs="Arial"/>
                <w:color w:val="000000"/>
                <w:sz w:val="22"/>
                <w:szCs w:val="22"/>
              </w:rPr>
              <w:t>enefit</w:t>
            </w:r>
          </w:p>
        </w:tc>
        <w:tc>
          <w:tcPr>
            <w:tcW w:w="1245" w:type="dxa"/>
            <w:tcBorders>
              <w:top w:val="nil"/>
              <w:left w:val="nil"/>
              <w:bottom w:val="single" w:sz="4" w:space="0" w:color="auto"/>
              <w:right w:val="single" w:sz="4" w:space="0" w:color="auto"/>
            </w:tcBorders>
            <w:shd w:val="clear" w:color="auto" w:fill="auto"/>
            <w:noWrap/>
            <w:vAlign w:val="bottom"/>
            <w:hideMark/>
          </w:tcPr>
          <w:p w14:paraId="32092BD7" w14:textId="04250CF3" w:rsidR="00307365" w:rsidRPr="00A3783C" w:rsidRDefault="006F55B3" w:rsidP="005C7700">
            <w:pPr>
              <w:spacing w:line="360" w:lineRule="auto"/>
              <w:jc w:val="center"/>
              <w:rPr>
                <w:rFonts w:ascii="Arial" w:hAnsi="Arial" w:cs="Arial"/>
                <w:color w:val="000000"/>
                <w:sz w:val="22"/>
                <w:szCs w:val="22"/>
              </w:rPr>
            </w:pPr>
            <w:ins w:id="371" w:author="Mollie Harrison" w:date="2023-04-03T21:38:00Z">
              <w:r>
                <w:rPr>
                  <w:rFonts w:ascii="Arial" w:hAnsi="Arial" w:cs="Arial"/>
                  <w:color w:val="000000"/>
                  <w:sz w:val="22"/>
                  <w:szCs w:val="22"/>
                </w:rPr>
                <w:t>H</w:t>
              </w:r>
            </w:ins>
            <w:del w:id="372" w:author="Mollie Harrison" w:date="2023-04-03T21:38:00Z">
              <w:r w:rsidR="00307365" w:rsidRPr="00A3783C" w:rsidDel="006F55B3">
                <w:rPr>
                  <w:rFonts w:ascii="Arial" w:hAnsi="Arial" w:cs="Arial"/>
                  <w:color w:val="000000"/>
                  <w:sz w:val="22"/>
                  <w:szCs w:val="22"/>
                </w:rPr>
                <w:delText>h</w:delText>
              </w:r>
            </w:del>
            <w:r w:rsidR="00307365" w:rsidRPr="00A3783C">
              <w:rPr>
                <w:rFonts w:ascii="Arial" w:hAnsi="Arial" w:cs="Arial"/>
                <w:color w:val="000000"/>
                <w:sz w:val="22"/>
                <w:szCs w:val="22"/>
              </w:rPr>
              <w:t>arm</w:t>
            </w:r>
          </w:p>
        </w:tc>
        <w:tc>
          <w:tcPr>
            <w:tcW w:w="1275" w:type="dxa"/>
            <w:tcBorders>
              <w:top w:val="nil"/>
              <w:left w:val="nil"/>
              <w:bottom w:val="single" w:sz="4" w:space="0" w:color="auto"/>
              <w:right w:val="single" w:sz="4" w:space="0" w:color="auto"/>
            </w:tcBorders>
            <w:shd w:val="clear" w:color="auto" w:fill="auto"/>
            <w:noWrap/>
            <w:vAlign w:val="bottom"/>
            <w:hideMark/>
          </w:tcPr>
          <w:p w14:paraId="24E39260" w14:textId="7C3F00C7" w:rsidR="00307365" w:rsidRPr="00A3783C" w:rsidRDefault="006F55B3" w:rsidP="005C7700">
            <w:pPr>
              <w:spacing w:line="360" w:lineRule="auto"/>
              <w:jc w:val="center"/>
              <w:rPr>
                <w:rFonts w:ascii="Arial" w:hAnsi="Arial" w:cs="Arial"/>
                <w:color w:val="000000"/>
                <w:sz w:val="22"/>
                <w:szCs w:val="22"/>
              </w:rPr>
            </w:pPr>
            <w:ins w:id="373" w:author="Mollie Harrison" w:date="2023-04-03T21:38:00Z">
              <w:r>
                <w:rPr>
                  <w:rFonts w:ascii="Arial" w:hAnsi="Arial" w:cs="Arial"/>
                  <w:color w:val="000000"/>
                  <w:sz w:val="22"/>
                  <w:szCs w:val="22"/>
                </w:rPr>
                <w:t>B</w:t>
              </w:r>
            </w:ins>
            <w:del w:id="374" w:author="Mollie Harrison" w:date="2023-04-03T21:38:00Z">
              <w:r w:rsidR="00307365" w:rsidRPr="00A3783C" w:rsidDel="006F55B3">
                <w:rPr>
                  <w:rFonts w:ascii="Arial" w:hAnsi="Arial" w:cs="Arial"/>
                  <w:color w:val="000000"/>
                  <w:sz w:val="22"/>
                  <w:szCs w:val="22"/>
                </w:rPr>
                <w:delText>b</w:delText>
              </w:r>
            </w:del>
            <w:r w:rsidR="00307365" w:rsidRPr="00A3783C">
              <w:rPr>
                <w:rFonts w:ascii="Arial" w:hAnsi="Arial" w:cs="Arial"/>
                <w:color w:val="000000"/>
                <w:sz w:val="22"/>
                <w:szCs w:val="22"/>
              </w:rPr>
              <w:t>enefit</w:t>
            </w:r>
          </w:p>
        </w:tc>
        <w:tc>
          <w:tcPr>
            <w:tcW w:w="1325" w:type="dxa"/>
            <w:tcBorders>
              <w:top w:val="nil"/>
              <w:left w:val="nil"/>
              <w:bottom w:val="single" w:sz="4" w:space="0" w:color="auto"/>
              <w:right w:val="single" w:sz="4" w:space="0" w:color="auto"/>
            </w:tcBorders>
            <w:shd w:val="clear" w:color="auto" w:fill="auto"/>
            <w:noWrap/>
            <w:vAlign w:val="bottom"/>
            <w:hideMark/>
          </w:tcPr>
          <w:p w14:paraId="49733A5A" w14:textId="69E83C09" w:rsidR="00307365" w:rsidRPr="00A3783C" w:rsidRDefault="006F55B3" w:rsidP="005C7700">
            <w:pPr>
              <w:spacing w:line="360" w:lineRule="auto"/>
              <w:jc w:val="center"/>
              <w:rPr>
                <w:rFonts w:ascii="Arial" w:hAnsi="Arial" w:cs="Arial"/>
                <w:color w:val="000000"/>
                <w:sz w:val="22"/>
                <w:szCs w:val="22"/>
              </w:rPr>
            </w:pPr>
            <w:ins w:id="375" w:author="Mollie Harrison" w:date="2023-04-03T21:38:00Z">
              <w:r>
                <w:rPr>
                  <w:rFonts w:ascii="Arial" w:hAnsi="Arial" w:cs="Arial"/>
                  <w:color w:val="000000"/>
                  <w:sz w:val="22"/>
                  <w:szCs w:val="22"/>
                </w:rPr>
                <w:t>H</w:t>
              </w:r>
            </w:ins>
            <w:del w:id="376" w:author="Mollie Harrison" w:date="2023-04-03T21:38:00Z">
              <w:r w:rsidR="00307365" w:rsidRPr="00A3783C" w:rsidDel="006F55B3">
                <w:rPr>
                  <w:rFonts w:ascii="Arial" w:hAnsi="Arial" w:cs="Arial"/>
                  <w:color w:val="000000"/>
                  <w:sz w:val="22"/>
                  <w:szCs w:val="22"/>
                </w:rPr>
                <w:delText>h</w:delText>
              </w:r>
            </w:del>
            <w:r w:rsidR="00307365" w:rsidRPr="00A3783C">
              <w:rPr>
                <w:rFonts w:ascii="Arial" w:hAnsi="Arial" w:cs="Arial"/>
                <w:color w:val="000000"/>
                <w:sz w:val="22"/>
                <w:szCs w:val="22"/>
              </w:rPr>
              <w:t>arm</w:t>
            </w:r>
          </w:p>
        </w:tc>
        <w:tc>
          <w:tcPr>
            <w:tcW w:w="1285" w:type="dxa"/>
            <w:tcBorders>
              <w:top w:val="nil"/>
              <w:left w:val="nil"/>
              <w:bottom w:val="single" w:sz="4" w:space="0" w:color="auto"/>
              <w:right w:val="single" w:sz="4" w:space="0" w:color="auto"/>
            </w:tcBorders>
            <w:shd w:val="clear" w:color="auto" w:fill="auto"/>
            <w:noWrap/>
            <w:vAlign w:val="bottom"/>
            <w:hideMark/>
          </w:tcPr>
          <w:p w14:paraId="6492617D" w14:textId="250480E3" w:rsidR="00307365" w:rsidRPr="00A3783C" w:rsidRDefault="006F55B3" w:rsidP="005C7700">
            <w:pPr>
              <w:spacing w:line="360" w:lineRule="auto"/>
              <w:jc w:val="center"/>
              <w:rPr>
                <w:rFonts w:ascii="Arial" w:hAnsi="Arial" w:cs="Arial"/>
                <w:color w:val="000000"/>
                <w:sz w:val="22"/>
                <w:szCs w:val="22"/>
              </w:rPr>
            </w:pPr>
            <w:ins w:id="377" w:author="Mollie Harrison" w:date="2023-04-03T21:38:00Z">
              <w:r>
                <w:rPr>
                  <w:rFonts w:ascii="Arial" w:hAnsi="Arial" w:cs="Arial"/>
                  <w:color w:val="000000"/>
                  <w:sz w:val="22"/>
                  <w:szCs w:val="22"/>
                </w:rPr>
                <w:t>B</w:t>
              </w:r>
            </w:ins>
            <w:del w:id="378" w:author="Mollie Harrison" w:date="2023-04-03T21:38:00Z">
              <w:r w:rsidR="00307365" w:rsidRPr="00A3783C" w:rsidDel="006F55B3">
                <w:rPr>
                  <w:rFonts w:ascii="Arial" w:hAnsi="Arial" w:cs="Arial"/>
                  <w:color w:val="000000"/>
                  <w:sz w:val="22"/>
                  <w:szCs w:val="22"/>
                </w:rPr>
                <w:delText>b</w:delText>
              </w:r>
            </w:del>
            <w:r w:rsidR="00307365" w:rsidRPr="00A3783C">
              <w:rPr>
                <w:rFonts w:ascii="Arial" w:hAnsi="Arial" w:cs="Arial"/>
                <w:color w:val="000000"/>
                <w:sz w:val="22"/>
                <w:szCs w:val="22"/>
              </w:rPr>
              <w:t>enefit</w:t>
            </w:r>
          </w:p>
        </w:tc>
        <w:tc>
          <w:tcPr>
            <w:tcW w:w="1315" w:type="dxa"/>
            <w:tcBorders>
              <w:top w:val="nil"/>
              <w:left w:val="nil"/>
              <w:bottom w:val="single" w:sz="4" w:space="0" w:color="auto"/>
              <w:right w:val="single" w:sz="4" w:space="0" w:color="auto"/>
            </w:tcBorders>
            <w:shd w:val="clear" w:color="auto" w:fill="auto"/>
            <w:noWrap/>
            <w:vAlign w:val="bottom"/>
            <w:hideMark/>
          </w:tcPr>
          <w:p w14:paraId="5EB2ED99" w14:textId="2D43A14E" w:rsidR="00307365" w:rsidRPr="00A3783C" w:rsidRDefault="006F55B3" w:rsidP="005C7700">
            <w:pPr>
              <w:spacing w:line="360" w:lineRule="auto"/>
              <w:jc w:val="center"/>
              <w:rPr>
                <w:rFonts w:ascii="Arial" w:hAnsi="Arial" w:cs="Arial"/>
                <w:color w:val="000000"/>
                <w:sz w:val="22"/>
                <w:szCs w:val="22"/>
              </w:rPr>
            </w:pPr>
            <w:ins w:id="379" w:author="Mollie Harrison" w:date="2023-04-03T21:38:00Z">
              <w:r>
                <w:rPr>
                  <w:rFonts w:ascii="Arial" w:hAnsi="Arial" w:cs="Arial"/>
                  <w:color w:val="000000"/>
                  <w:sz w:val="22"/>
                  <w:szCs w:val="22"/>
                </w:rPr>
                <w:t>H</w:t>
              </w:r>
            </w:ins>
            <w:del w:id="380" w:author="Mollie Harrison" w:date="2023-04-03T21:38:00Z">
              <w:r w:rsidR="00307365" w:rsidRPr="00A3783C" w:rsidDel="006F55B3">
                <w:rPr>
                  <w:rFonts w:ascii="Arial" w:hAnsi="Arial" w:cs="Arial"/>
                  <w:color w:val="000000"/>
                  <w:sz w:val="22"/>
                  <w:szCs w:val="22"/>
                </w:rPr>
                <w:delText>h</w:delText>
              </w:r>
            </w:del>
            <w:r w:rsidR="00307365" w:rsidRPr="00A3783C">
              <w:rPr>
                <w:rFonts w:ascii="Arial" w:hAnsi="Arial" w:cs="Arial"/>
                <w:color w:val="000000"/>
                <w:sz w:val="22"/>
                <w:szCs w:val="22"/>
              </w:rPr>
              <w:t>arm</w:t>
            </w:r>
          </w:p>
        </w:tc>
      </w:tr>
      <w:tr w:rsidR="00307365" w:rsidRPr="00A3783C" w14:paraId="316A6753" w14:textId="77777777" w:rsidTr="005C7700">
        <w:trPr>
          <w:trHeight w:val="32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D99DB38" w14:textId="77777777" w:rsidR="00307365" w:rsidRPr="00A3783C" w:rsidRDefault="00307365" w:rsidP="005C7700">
            <w:pPr>
              <w:spacing w:line="360" w:lineRule="auto"/>
              <w:rPr>
                <w:rFonts w:ascii="Arial" w:hAnsi="Arial" w:cs="Arial"/>
                <w:color w:val="000000"/>
                <w:sz w:val="22"/>
                <w:szCs w:val="22"/>
              </w:rPr>
            </w:pPr>
            <w:r w:rsidRPr="00A3783C">
              <w:rPr>
                <w:rFonts w:ascii="Arial" w:hAnsi="Arial" w:cs="Arial"/>
                <w:color w:val="000000"/>
                <w:sz w:val="22"/>
                <w:szCs w:val="22"/>
              </w:rPr>
              <w:t>Verbal Memory</w:t>
            </w:r>
          </w:p>
        </w:tc>
        <w:tc>
          <w:tcPr>
            <w:tcW w:w="1260" w:type="dxa"/>
            <w:tcBorders>
              <w:top w:val="nil"/>
              <w:left w:val="nil"/>
              <w:bottom w:val="single" w:sz="4" w:space="0" w:color="auto"/>
              <w:right w:val="single" w:sz="4" w:space="0" w:color="auto"/>
            </w:tcBorders>
            <w:shd w:val="clear" w:color="auto" w:fill="auto"/>
            <w:noWrap/>
            <w:vAlign w:val="bottom"/>
            <w:hideMark/>
          </w:tcPr>
          <w:p w14:paraId="627BB0DC"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17</w:t>
            </w:r>
          </w:p>
        </w:tc>
        <w:tc>
          <w:tcPr>
            <w:tcW w:w="1245" w:type="dxa"/>
            <w:tcBorders>
              <w:top w:val="nil"/>
              <w:left w:val="nil"/>
              <w:bottom w:val="single" w:sz="4" w:space="0" w:color="auto"/>
              <w:right w:val="single" w:sz="4" w:space="0" w:color="auto"/>
            </w:tcBorders>
            <w:shd w:val="clear" w:color="auto" w:fill="auto"/>
            <w:noWrap/>
            <w:vAlign w:val="bottom"/>
            <w:hideMark/>
          </w:tcPr>
          <w:p w14:paraId="3E3CC6A2"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52</w:t>
            </w:r>
          </w:p>
        </w:tc>
        <w:tc>
          <w:tcPr>
            <w:tcW w:w="1275" w:type="dxa"/>
            <w:tcBorders>
              <w:top w:val="nil"/>
              <w:left w:val="nil"/>
              <w:bottom w:val="single" w:sz="4" w:space="0" w:color="auto"/>
              <w:right w:val="single" w:sz="4" w:space="0" w:color="auto"/>
            </w:tcBorders>
            <w:shd w:val="clear" w:color="auto" w:fill="auto"/>
            <w:noWrap/>
            <w:vAlign w:val="bottom"/>
            <w:hideMark/>
          </w:tcPr>
          <w:p w14:paraId="3C9CFF1B"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13</w:t>
            </w:r>
          </w:p>
        </w:tc>
        <w:tc>
          <w:tcPr>
            <w:tcW w:w="1325" w:type="dxa"/>
            <w:tcBorders>
              <w:top w:val="nil"/>
              <w:left w:val="nil"/>
              <w:bottom w:val="single" w:sz="4" w:space="0" w:color="auto"/>
              <w:right w:val="single" w:sz="4" w:space="0" w:color="auto"/>
            </w:tcBorders>
            <w:shd w:val="clear" w:color="auto" w:fill="auto"/>
            <w:noWrap/>
            <w:vAlign w:val="bottom"/>
            <w:hideMark/>
          </w:tcPr>
          <w:p w14:paraId="6DF388DF"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56</w:t>
            </w:r>
          </w:p>
        </w:tc>
        <w:tc>
          <w:tcPr>
            <w:tcW w:w="1285" w:type="dxa"/>
            <w:tcBorders>
              <w:top w:val="nil"/>
              <w:left w:val="nil"/>
              <w:bottom w:val="single" w:sz="4" w:space="0" w:color="auto"/>
              <w:right w:val="single" w:sz="4" w:space="0" w:color="auto"/>
            </w:tcBorders>
            <w:shd w:val="clear" w:color="auto" w:fill="auto"/>
            <w:noWrap/>
            <w:vAlign w:val="bottom"/>
            <w:hideMark/>
          </w:tcPr>
          <w:p w14:paraId="32D6B997"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11</w:t>
            </w:r>
          </w:p>
        </w:tc>
        <w:tc>
          <w:tcPr>
            <w:tcW w:w="1315" w:type="dxa"/>
            <w:tcBorders>
              <w:top w:val="nil"/>
              <w:left w:val="nil"/>
              <w:bottom w:val="single" w:sz="4" w:space="0" w:color="auto"/>
              <w:right w:val="single" w:sz="4" w:space="0" w:color="auto"/>
            </w:tcBorders>
            <w:shd w:val="clear" w:color="auto" w:fill="auto"/>
            <w:noWrap/>
            <w:vAlign w:val="bottom"/>
            <w:hideMark/>
          </w:tcPr>
          <w:p w14:paraId="729AA2F4"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58</w:t>
            </w:r>
          </w:p>
        </w:tc>
      </w:tr>
      <w:tr w:rsidR="00307365" w:rsidRPr="00A3783C" w14:paraId="202DC597" w14:textId="77777777" w:rsidTr="005C7700">
        <w:trPr>
          <w:trHeight w:val="32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A0A9838" w14:textId="77777777" w:rsidR="00307365" w:rsidRPr="00A3783C" w:rsidRDefault="00307365" w:rsidP="005C7700">
            <w:pPr>
              <w:spacing w:line="360" w:lineRule="auto"/>
              <w:rPr>
                <w:rFonts w:ascii="Arial" w:hAnsi="Arial" w:cs="Arial"/>
                <w:color w:val="000000"/>
                <w:sz w:val="22"/>
                <w:szCs w:val="22"/>
              </w:rPr>
            </w:pPr>
            <w:r w:rsidRPr="00A3783C">
              <w:rPr>
                <w:rFonts w:ascii="Arial" w:hAnsi="Arial" w:cs="Arial"/>
                <w:color w:val="000000"/>
                <w:sz w:val="22"/>
                <w:szCs w:val="22"/>
              </w:rPr>
              <w:t>Visual Memory</w:t>
            </w:r>
          </w:p>
        </w:tc>
        <w:tc>
          <w:tcPr>
            <w:tcW w:w="1260" w:type="dxa"/>
            <w:tcBorders>
              <w:top w:val="nil"/>
              <w:left w:val="nil"/>
              <w:bottom w:val="single" w:sz="4" w:space="0" w:color="auto"/>
              <w:right w:val="single" w:sz="4" w:space="0" w:color="auto"/>
            </w:tcBorders>
            <w:shd w:val="clear" w:color="auto" w:fill="auto"/>
            <w:noWrap/>
            <w:vAlign w:val="bottom"/>
            <w:hideMark/>
          </w:tcPr>
          <w:p w14:paraId="637E779B"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23</w:t>
            </w:r>
          </w:p>
        </w:tc>
        <w:tc>
          <w:tcPr>
            <w:tcW w:w="1245" w:type="dxa"/>
            <w:tcBorders>
              <w:top w:val="nil"/>
              <w:left w:val="nil"/>
              <w:bottom w:val="single" w:sz="4" w:space="0" w:color="auto"/>
              <w:right w:val="single" w:sz="4" w:space="0" w:color="auto"/>
            </w:tcBorders>
            <w:shd w:val="clear" w:color="auto" w:fill="auto"/>
            <w:noWrap/>
            <w:vAlign w:val="bottom"/>
            <w:hideMark/>
          </w:tcPr>
          <w:p w14:paraId="05BF584B"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46</w:t>
            </w:r>
          </w:p>
        </w:tc>
        <w:tc>
          <w:tcPr>
            <w:tcW w:w="1275" w:type="dxa"/>
            <w:tcBorders>
              <w:top w:val="nil"/>
              <w:left w:val="nil"/>
              <w:bottom w:val="single" w:sz="4" w:space="0" w:color="auto"/>
              <w:right w:val="single" w:sz="4" w:space="0" w:color="auto"/>
            </w:tcBorders>
            <w:shd w:val="clear" w:color="auto" w:fill="auto"/>
            <w:noWrap/>
            <w:vAlign w:val="bottom"/>
            <w:hideMark/>
          </w:tcPr>
          <w:p w14:paraId="18AAE6B4"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21</w:t>
            </w:r>
          </w:p>
        </w:tc>
        <w:tc>
          <w:tcPr>
            <w:tcW w:w="1325" w:type="dxa"/>
            <w:tcBorders>
              <w:top w:val="nil"/>
              <w:left w:val="nil"/>
              <w:bottom w:val="single" w:sz="4" w:space="0" w:color="auto"/>
              <w:right w:val="single" w:sz="4" w:space="0" w:color="auto"/>
            </w:tcBorders>
            <w:shd w:val="clear" w:color="auto" w:fill="auto"/>
            <w:noWrap/>
            <w:vAlign w:val="bottom"/>
            <w:hideMark/>
          </w:tcPr>
          <w:p w14:paraId="6F61365E"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48</w:t>
            </w:r>
          </w:p>
        </w:tc>
        <w:tc>
          <w:tcPr>
            <w:tcW w:w="1285" w:type="dxa"/>
            <w:tcBorders>
              <w:top w:val="nil"/>
              <w:left w:val="nil"/>
              <w:bottom w:val="single" w:sz="4" w:space="0" w:color="auto"/>
              <w:right w:val="single" w:sz="4" w:space="0" w:color="auto"/>
            </w:tcBorders>
            <w:shd w:val="clear" w:color="auto" w:fill="auto"/>
            <w:noWrap/>
            <w:vAlign w:val="bottom"/>
            <w:hideMark/>
          </w:tcPr>
          <w:p w14:paraId="7F6FB014"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24</w:t>
            </w:r>
          </w:p>
        </w:tc>
        <w:tc>
          <w:tcPr>
            <w:tcW w:w="1315" w:type="dxa"/>
            <w:tcBorders>
              <w:top w:val="nil"/>
              <w:left w:val="nil"/>
              <w:bottom w:val="single" w:sz="4" w:space="0" w:color="auto"/>
              <w:right w:val="single" w:sz="4" w:space="0" w:color="auto"/>
            </w:tcBorders>
            <w:shd w:val="clear" w:color="auto" w:fill="auto"/>
            <w:noWrap/>
            <w:vAlign w:val="bottom"/>
            <w:hideMark/>
          </w:tcPr>
          <w:p w14:paraId="7AC2D9E3" w14:textId="77777777" w:rsidR="00307365" w:rsidRPr="00A3783C" w:rsidRDefault="00307365" w:rsidP="005C7700">
            <w:pPr>
              <w:spacing w:line="360" w:lineRule="auto"/>
              <w:jc w:val="right"/>
              <w:rPr>
                <w:rFonts w:ascii="Arial" w:hAnsi="Arial" w:cs="Arial"/>
                <w:color w:val="000000"/>
                <w:sz w:val="22"/>
                <w:szCs w:val="22"/>
              </w:rPr>
            </w:pPr>
            <w:r w:rsidRPr="00A3783C">
              <w:rPr>
                <w:rFonts w:ascii="Arial" w:hAnsi="Arial" w:cs="Arial"/>
                <w:color w:val="000000"/>
                <w:sz w:val="22"/>
                <w:szCs w:val="22"/>
              </w:rPr>
              <w:t>45</w:t>
            </w:r>
          </w:p>
        </w:tc>
      </w:tr>
    </w:tbl>
    <w:p w14:paraId="1701E988" w14:textId="75242FA7" w:rsidR="00307365" w:rsidRPr="00A3783C" w:rsidRDefault="00307365" w:rsidP="00307365">
      <w:pPr>
        <w:spacing w:line="360" w:lineRule="auto"/>
        <w:rPr>
          <w:rFonts w:ascii="Arial" w:eastAsia="Arial" w:hAnsi="Arial" w:cs="Arial"/>
          <w:iCs/>
          <w:sz w:val="22"/>
          <w:szCs w:val="22"/>
        </w:rPr>
      </w:pPr>
      <w:commentRangeStart w:id="381"/>
      <w:r w:rsidRPr="006F55B3">
        <w:rPr>
          <w:rFonts w:ascii="Arial" w:eastAsia="Arial" w:hAnsi="Arial" w:cs="Arial"/>
          <w:b/>
          <w:bCs/>
          <w:iCs/>
          <w:sz w:val="22"/>
          <w:szCs w:val="22"/>
          <w:rPrChange w:id="382" w:author="Mollie Harrison" w:date="2023-04-03T21:38:00Z">
            <w:rPr>
              <w:rFonts w:ascii="Arial" w:eastAsia="Arial" w:hAnsi="Arial" w:cs="Arial"/>
              <w:iCs/>
              <w:sz w:val="22"/>
              <w:szCs w:val="22"/>
            </w:rPr>
          </w:rPrChange>
        </w:rPr>
        <w:t>Table 1</w:t>
      </w:r>
      <w:ins w:id="383" w:author="Herderschee, Hayley" w:date="2023-03-07T13:32:00Z">
        <w:r w:rsidR="00A657CF">
          <w:rPr>
            <w:rFonts w:ascii="Arial" w:eastAsia="Arial" w:hAnsi="Arial" w:cs="Arial"/>
            <w:iCs/>
            <w:sz w:val="22"/>
            <w:szCs w:val="22"/>
          </w:rPr>
          <w:t>.</w:t>
        </w:r>
      </w:ins>
      <w:commentRangeEnd w:id="381"/>
      <w:ins w:id="384" w:author="Herderschee, Hayley" w:date="2023-03-07T13:33:00Z">
        <w:r w:rsidR="00A657CF">
          <w:rPr>
            <w:rStyle w:val="CommentReference"/>
          </w:rPr>
          <w:commentReference w:id="381"/>
        </w:r>
      </w:ins>
      <w:del w:id="385" w:author="Herderschee, Hayley" w:date="2023-03-07T13:32:00Z">
        <w:r w:rsidRPr="00A3783C" w:rsidDel="00A657CF">
          <w:rPr>
            <w:rFonts w:ascii="Arial" w:eastAsia="Arial" w:hAnsi="Arial" w:cs="Arial"/>
            <w:iCs/>
            <w:sz w:val="22"/>
            <w:szCs w:val="22"/>
          </w:rPr>
          <w:delText>:</w:delText>
        </w:r>
      </w:del>
      <w:r w:rsidRPr="00A3783C">
        <w:rPr>
          <w:rFonts w:ascii="Arial" w:eastAsia="Arial" w:hAnsi="Arial" w:cs="Arial"/>
          <w:iCs/>
          <w:sz w:val="22"/>
          <w:szCs w:val="22"/>
        </w:rPr>
        <w:t xml:space="preserve"> </w:t>
      </w:r>
      <w:del w:id="386" w:author="Amber Abbott" w:date="2023-03-13T22:00:00Z">
        <w:r w:rsidRPr="00A3783C" w:rsidDel="006B2F2E">
          <w:rPr>
            <w:rFonts w:ascii="Arial" w:eastAsia="Arial" w:hAnsi="Arial" w:cs="Arial"/>
            <w:iCs/>
            <w:sz w:val="22"/>
            <w:szCs w:val="22"/>
          </w:rPr>
          <w:delText xml:space="preserve">a </w:delText>
        </w:r>
      </w:del>
      <w:ins w:id="387" w:author="Amber Abbott" w:date="2023-03-13T22:00:00Z">
        <w:r w:rsidR="006B2F2E">
          <w:rPr>
            <w:rFonts w:ascii="Arial" w:eastAsia="Arial" w:hAnsi="Arial" w:cs="Arial"/>
            <w:iCs/>
            <w:sz w:val="22"/>
            <w:szCs w:val="22"/>
          </w:rPr>
          <w:t>A</w:t>
        </w:r>
        <w:r w:rsidR="006B2F2E" w:rsidRPr="00A3783C">
          <w:rPr>
            <w:rFonts w:ascii="Arial" w:eastAsia="Arial" w:hAnsi="Arial" w:cs="Arial"/>
            <w:iCs/>
            <w:sz w:val="22"/>
            <w:szCs w:val="22"/>
          </w:rPr>
          <w:t xml:space="preserve"> </w:t>
        </w:r>
      </w:ins>
      <w:r w:rsidRPr="00A3783C">
        <w:rPr>
          <w:rFonts w:ascii="Arial" w:eastAsia="Arial" w:hAnsi="Arial" w:cs="Arial"/>
          <w:iCs/>
          <w:sz w:val="22"/>
          <w:szCs w:val="22"/>
        </w:rPr>
        <w:t xml:space="preserve">table showing the number of subjects in the treatment group who saw a benefit or harm to their verbal and visual memory scores under other conditions, as compared to silence. </w:t>
      </w:r>
    </w:p>
    <w:p w14:paraId="09948E59" w14:textId="77777777" w:rsidR="009076AB" w:rsidRPr="00A3783C" w:rsidRDefault="009076AB" w:rsidP="008F0BF7">
      <w:pPr>
        <w:spacing w:line="360" w:lineRule="auto"/>
        <w:rPr>
          <w:rFonts w:ascii="Arial" w:hAnsi="Arial" w:cs="Arial"/>
          <w:sz w:val="22"/>
          <w:szCs w:val="22"/>
        </w:rPr>
      </w:pPr>
    </w:p>
    <w:sectPr w:rsidR="009076AB" w:rsidRPr="00A3783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llie Harrison" w:date="2023-04-03T19:36:00Z" w:initials="MH">
    <w:p w14:paraId="583F14A5" w14:textId="77777777" w:rsidR="00E05DF7" w:rsidRDefault="00E05DF7" w:rsidP="00565AF5">
      <w:r>
        <w:rPr>
          <w:rStyle w:val="CommentReference"/>
        </w:rPr>
        <w:annotationRef/>
      </w:r>
      <w:r>
        <w:rPr>
          <w:sz w:val="20"/>
          <w:szCs w:val="20"/>
        </w:rPr>
        <w:t>Although this may be your current affiliation, please instead give the name of the high school you attended when this research was done.</w:t>
      </w:r>
    </w:p>
  </w:comment>
  <w:comment w:id="2" w:author="Mollie Harrison" w:date="2023-04-03T19:37:00Z" w:initials="MH">
    <w:p w14:paraId="20C2218B" w14:textId="77777777" w:rsidR="00E05DF7" w:rsidRDefault="00E05DF7" w:rsidP="007D53BC">
      <w:r>
        <w:rPr>
          <w:rStyle w:val="CommentReference"/>
        </w:rPr>
        <w:annotationRef/>
      </w:r>
      <w:r>
        <w:rPr>
          <w:sz w:val="20"/>
          <w:szCs w:val="20"/>
        </w:rPr>
        <w:t>Since there are multiple authors on the paper, please use first person plural (“we”) throughout. I’ve fixed the first few instances here but please apply this to the whole manuscript</w:t>
      </w:r>
    </w:p>
  </w:comment>
  <w:comment w:id="7" w:author="Herderschee, Hayley" w:date="2023-03-07T09:52:00Z" w:initials="HH">
    <w:p w14:paraId="01E7258A" w14:textId="21A1F4D3" w:rsidR="008506E6" w:rsidRDefault="008506E6" w:rsidP="005C5835">
      <w:pPr>
        <w:pStyle w:val="CommentText"/>
      </w:pPr>
      <w:r>
        <w:rPr>
          <w:rStyle w:val="CommentReference"/>
        </w:rPr>
        <w:annotationRef/>
      </w:r>
      <w:r>
        <w:t xml:space="preserve">When writing scientific manuscripts, an oxford comma should be used ☺️ Check out this website for helpful information about commas. </w:t>
      </w:r>
      <w:hyperlink r:id="rId1" w:history="1">
        <w:r w:rsidRPr="005C5835">
          <w:rPr>
            <w:rStyle w:val="Hyperlink"/>
          </w:rPr>
          <w:t>Commas: Quick Rules - Purdue OWL® - Purdue University</w:t>
        </w:r>
      </w:hyperlink>
      <w:r>
        <w:t xml:space="preserve"> </w:t>
      </w:r>
    </w:p>
  </w:comment>
  <w:comment w:id="12" w:author="Herderschee, Hayley" w:date="2023-03-07T09:54:00Z" w:initials="HH">
    <w:p w14:paraId="3617CD81" w14:textId="77777777" w:rsidR="00A657CF" w:rsidRDefault="008506E6" w:rsidP="0073191E">
      <w:pPr>
        <w:pStyle w:val="CommentText"/>
      </w:pPr>
      <w:r>
        <w:rPr>
          <w:rStyle w:val="CommentReference"/>
        </w:rPr>
        <w:annotationRef/>
      </w:r>
      <w:r w:rsidR="00A657CF">
        <w:t xml:space="preserve">In JEI articles, we use first person plural active tense. To make this sentence follow this tense structure you can rewrite it as "We instructed a control group of students …" This should be changed throughout the whole manuscript. I find using Grammarly (a free grammar editor) helps me recognize when I use passive voice instead of active voice. </w:t>
      </w:r>
      <w:hyperlink r:id="rId2" w:history="1">
        <w:r w:rsidR="00A657CF" w:rsidRPr="0073191E">
          <w:rPr>
            <w:rStyle w:val="Hyperlink"/>
          </w:rPr>
          <w:t>https://www.grammarly.com</w:t>
        </w:r>
      </w:hyperlink>
    </w:p>
  </w:comment>
  <w:comment w:id="13" w:author="Mollie Harrison" w:date="2023-04-03T19:40:00Z" w:initials="MH">
    <w:p w14:paraId="7780299B" w14:textId="77777777" w:rsidR="00E05DF7" w:rsidRDefault="00E05DF7" w:rsidP="00D41355">
      <w:r>
        <w:rPr>
          <w:rStyle w:val="CommentReference"/>
        </w:rPr>
        <w:annotationRef/>
      </w:r>
      <w:r>
        <w:rPr>
          <w:sz w:val="20"/>
          <w:szCs w:val="20"/>
        </w:rPr>
        <w:t xml:space="preserve">JEI and many other journals prefer active voice over passive voice because it is more interesting to read, and passive voice can often be overly wordy  cloud the subject of the sentence. It’s okay to use passive voice in the Methods section, but please try to use active voice everywhere else.  </w:t>
      </w:r>
    </w:p>
  </w:comment>
  <w:comment w:id="14" w:author="Mollie Harrison" w:date="2023-04-03T19:41:00Z" w:initials="MH">
    <w:p w14:paraId="0606DDBA" w14:textId="77777777" w:rsidR="00E05DF7" w:rsidRDefault="00E05DF7" w:rsidP="00D02AE7">
      <w:r>
        <w:rPr>
          <w:rStyle w:val="CommentReference"/>
        </w:rPr>
        <w:annotationRef/>
      </w:r>
      <w:r>
        <w:rPr>
          <w:sz w:val="20"/>
          <w:szCs w:val="20"/>
        </w:rPr>
        <w:t>It’s not entirely clear here how this serves as a control for your experiment. Can you add a little more detail to clarify this? Alternatively, you may not need to include details about your controls in the Summary</w:t>
      </w:r>
    </w:p>
  </w:comment>
  <w:comment w:id="20" w:author="Mollie Harrison" w:date="2023-04-03T19:56:00Z" w:initials="MH">
    <w:p w14:paraId="5D67A75D" w14:textId="77777777" w:rsidR="00013578" w:rsidRDefault="00013578" w:rsidP="00C709ED">
      <w:r>
        <w:rPr>
          <w:rStyle w:val="CommentReference"/>
        </w:rPr>
        <w:annotationRef/>
      </w:r>
      <w:r>
        <w:rPr>
          <w:sz w:val="20"/>
          <w:szCs w:val="20"/>
        </w:rPr>
        <w:t xml:space="preserve">You can think of the general structure of a good Introduction like a funnel: It should start with the broad topic your study falls into and gradually narrow in scope until arriving at your specific research question. Then, you should have a paragraph or two giving an overview of what you did in your study (including your hypothesis) and ending with a brief description of your results. You have a good start here, but you are missing a clear description of your study. Right now, mentions of your study are sprinkled throughout the introduction. Please remove these and instead add a clear paragraph or two at the end of the section for a description of your study. </w:t>
      </w:r>
    </w:p>
  </w:comment>
  <w:comment w:id="22" w:author="Mollie Harrison" w:date="2023-04-03T19:47:00Z" w:initials="MH">
    <w:p w14:paraId="4036778B" w14:textId="084A926F" w:rsidR="00045202" w:rsidRDefault="00045202" w:rsidP="00D71C20">
      <w:r>
        <w:rPr>
          <w:rStyle w:val="CommentReference"/>
        </w:rPr>
        <w:annotationRef/>
      </w:r>
      <w:r>
        <w:rPr>
          <w:sz w:val="20"/>
          <w:szCs w:val="20"/>
        </w:rPr>
        <w:t xml:space="preserve">Please add indentations for each new paragraph throughout the manuscript. You also can remove the extra space between paragraphs. </w:t>
      </w:r>
    </w:p>
  </w:comment>
  <w:comment w:id="23" w:author="Mollie Harrison" w:date="2023-04-03T19:45:00Z" w:initials="MH">
    <w:p w14:paraId="0596C65B" w14:textId="464C3816" w:rsidR="00045202" w:rsidRDefault="00045202" w:rsidP="00057439">
      <w:r>
        <w:rPr>
          <w:rStyle w:val="CommentReference"/>
        </w:rPr>
        <w:annotationRef/>
      </w:r>
      <w:r>
        <w:rPr>
          <w:sz w:val="20"/>
          <w:szCs w:val="20"/>
        </w:rPr>
        <w:t xml:space="preserve">The jump in focus between these sentences feels a bit abrupt. I recommend adding a transition sentence here to bridge the idea that education is important to the growing role of technology in education. </w:t>
      </w:r>
    </w:p>
  </w:comment>
  <w:comment w:id="25" w:author="Herderschee, Hayley" w:date="2023-03-07T10:01:00Z" w:initials="HH">
    <w:p w14:paraId="6E9530D6" w14:textId="71AE8F6D" w:rsidR="008506E6" w:rsidRDefault="008506E6" w:rsidP="00B73CB2">
      <w:pPr>
        <w:pStyle w:val="CommentText"/>
      </w:pPr>
      <w:r>
        <w:rPr>
          <w:rStyle w:val="CommentReference"/>
        </w:rPr>
        <w:annotationRef/>
      </w:r>
      <w:r>
        <w:t>By getting rid of "In fact," the sentence is more direct and clearer for the reader.</w:t>
      </w:r>
    </w:p>
  </w:comment>
  <w:comment w:id="28" w:author="Mollie Harrison" w:date="2023-04-03T20:40:00Z" w:initials="MH">
    <w:p w14:paraId="7E7232D3" w14:textId="77777777" w:rsidR="0037157A" w:rsidRDefault="0037157A" w:rsidP="00BB6A18">
      <w:r>
        <w:rPr>
          <w:rStyle w:val="CommentReference"/>
        </w:rPr>
        <w:annotationRef/>
      </w:r>
      <w:r>
        <w:rPr>
          <w:sz w:val="20"/>
          <w:szCs w:val="20"/>
        </w:rPr>
        <w:t>You talk a lot in the introduction and summary about distractions like notifications, texting, social media, etc. but your study really tested the effects of listening to different kinds of sounds. Please make sure this is clear in both the Summary and the Introduction</w:t>
      </w:r>
    </w:p>
  </w:comment>
  <w:comment w:id="38" w:author="Amber Abbott" w:date="2023-03-13T18:57:00Z" w:initials="AA">
    <w:p w14:paraId="5A4C412B" w14:textId="3DBE960E" w:rsidR="00F52666" w:rsidRDefault="00F52666" w:rsidP="00DF77E3">
      <w:pPr>
        <w:pStyle w:val="CommentText"/>
      </w:pPr>
      <w:r>
        <w:rPr>
          <w:rStyle w:val="CommentReference"/>
        </w:rPr>
        <w:annotationRef/>
      </w:r>
      <w:r>
        <w:t>I'm assuming this means "all students in this study"? At this point in the manuscript I'm not clear if you are still describing previous work or your own.</w:t>
      </w:r>
    </w:p>
  </w:comment>
  <w:comment w:id="39" w:author="Mollie Harrison" w:date="2023-04-03T19:50:00Z" w:initials="MH">
    <w:p w14:paraId="5B89F629" w14:textId="77777777" w:rsidR="00045202" w:rsidRDefault="00045202" w:rsidP="000A0F2C">
      <w:r>
        <w:rPr>
          <w:rStyle w:val="CommentReference"/>
        </w:rPr>
        <w:annotationRef/>
      </w:r>
      <w:r>
        <w:rPr>
          <w:sz w:val="20"/>
          <w:szCs w:val="20"/>
        </w:rPr>
        <w:t>I recommend refraining from referencing your study until near the end of the Introduction. At this point, you haven’t introduced your study at all, so this will likely be confusing to readers. Remember that when writing your introduction you should assume that the readers did not read your Summary (because this is often true).</w:t>
      </w:r>
    </w:p>
  </w:comment>
  <w:comment w:id="42" w:author="Herderschee, Hayley" w:date="2023-03-07T10:07:00Z" w:initials="HH">
    <w:p w14:paraId="04F20CCE" w14:textId="6A1FD9F8" w:rsidR="008506E6" w:rsidRDefault="008506E6" w:rsidP="008D7540">
      <w:pPr>
        <w:pStyle w:val="CommentText"/>
      </w:pPr>
      <w:r>
        <w:rPr>
          <w:rStyle w:val="CommentReference"/>
        </w:rPr>
        <w:annotationRef/>
      </w:r>
      <w:r>
        <w:t>In formal academic and scientific writing contractions should be avoided.</w:t>
      </w:r>
    </w:p>
  </w:comment>
  <w:comment w:id="48" w:author="Mollie Harrison" w:date="2023-04-03T19:51:00Z" w:initials="MH">
    <w:p w14:paraId="054CDFE6" w14:textId="77777777" w:rsidR="00045202" w:rsidRDefault="00045202" w:rsidP="000B3443">
      <w:r>
        <w:rPr>
          <w:rStyle w:val="CommentReference"/>
        </w:rPr>
        <w:annotationRef/>
      </w:r>
      <w:r>
        <w:rPr>
          <w:sz w:val="20"/>
          <w:szCs w:val="20"/>
        </w:rPr>
        <w:t>Please make sure it is clear which of these statements are based on your own research and which are results from other studies</w:t>
      </w:r>
    </w:p>
  </w:comment>
  <w:comment w:id="50" w:author="Herderschee, Hayley" w:date="2023-03-07T10:10:00Z" w:initials="HH">
    <w:p w14:paraId="52856332" w14:textId="19D3FFB0" w:rsidR="008506E6" w:rsidRDefault="008506E6" w:rsidP="00D72CB9">
      <w:pPr>
        <w:pStyle w:val="CommentText"/>
      </w:pPr>
      <w:r>
        <w:rPr>
          <w:rStyle w:val="CommentReference"/>
        </w:rPr>
        <w:annotationRef/>
      </w:r>
      <w:r>
        <w:t>Please re-write this sentence without contractions.</w:t>
      </w:r>
    </w:p>
  </w:comment>
  <w:comment w:id="58" w:author="Herderschee, Hayley" w:date="2023-03-07T10:13:00Z" w:initials="HH">
    <w:p w14:paraId="267DD7A8" w14:textId="77777777" w:rsidR="008506E6" w:rsidRDefault="008506E6" w:rsidP="007414E6">
      <w:pPr>
        <w:pStyle w:val="CommentText"/>
      </w:pPr>
      <w:r>
        <w:rPr>
          <w:rStyle w:val="CommentReference"/>
        </w:rPr>
        <w:annotationRef/>
      </w:r>
      <w:r>
        <w:t>For scientific articles, we do not write in first-person but rather first-person plural (i.e. We did this).</w:t>
      </w:r>
    </w:p>
  </w:comment>
  <w:comment w:id="62" w:author="Mollie Harrison" w:date="2023-04-03T19:57:00Z" w:initials="MH">
    <w:p w14:paraId="43CDCD20" w14:textId="77777777" w:rsidR="00013578" w:rsidRDefault="00013578" w:rsidP="00724BF7">
      <w:r>
        <w:rPr>
          <w:rStyle w:val="CommentReference"/>
        </w:rPr>
        <w:annotationRef/>
      </w:r>
      <w:r>
        <w:rPr>
          <w:sz w:val="20"/>
          <w:szCs w:val="20"/>
        </w:rPr>
        <w:t xml:space="preserve">Is this idea supported by literature? It would be helpful to cite something here that supports this idea and gives solid reasoning for exploring this. </w:t>
      </w:r>
    </w:p>
  </w:comment>
  <w:comment w:id="66" w:author="Herderschee, Hayley" w:date="2023-03-07T10:14:00Z" w:initials="HH">
    <w:p w14:paraId="15E2A562" w14:textId="3A8DD6B6" w:rsidR="008506E6" w:rsidRDefault="008506E6" w:rsidP="00E11985">
      <w:pPr>
        <w:pStyle w:val="CommentText"/>
      </w:pPr>
      <w:r>
        <w:rPr>
          <w:rStyle w:val="CommentReference"/>
        </w:rPr>
        <w:annotationRef/>
      </w:r>
      <w:r>
        <w:t>By getting rid of simply, you can strengthen your claim.</w:t>
      </w:r>
    </w:p>
  </w:comment>
  <w:comment w:id="67" w:author="Mollie Harrison" w:date="2023-04-03T19:58:00Z" w:initials="MH">
    <w:p w14:paraId="4F54E228" w14:textId="77777777" w:rsidR="00013578" w:rsidRDefault="00013578" w:rsidP="005A72D4">
      <w:r>
        <w:rPr>
          <w:rStyle w:val="CommentReference"/>
        </w:rPr>
        <w:annotationRef/>
      </w:r>
      <w:r>
        <w:rPr>
          <w:sz w:val="20"/>
          <w:szCs w:val="20"/>
        </w:rPr>
        <w:t>Please add some detail to describe the statistics they read</w:t>
      </w:r>
    </w:p>
  </w:comment>
  <w:comment w:id="63" w:author="Amber Abbott" w:date="2023-03-13T19:01:00Z" w:initials="AA">
    <w:p w14:paraId="681E9C04" w14:textId="5ED15DF3" w:rsidR="00F52666" w:rsidRDefault="00F52666" w:rsidP="009D180F">
      <w:pPr>
        <w:pStyle w:val="CommentText"/>
      </w:pPr>
      <w:r>
        <w:rPr>
          <w:rStyle w:val="CommentReference"/>
        </w:rPr>
        <w:annotationRef/>
      </w:r>
      <w:r>
        <w:t>I would suggest splitting this sentence into two, with the first restating your hypothesis (as you do here) and a separate one summarizing your overall findings.</w:t>
      </w:r>
    </w:p>
  </w:comment>
  <w:comment w:id="70" w:author="Herderschee, Hayley" w:date="2023-03-07T10:17:00Z" w:initials="HH">
    <w:p w14:paraId="74C24572" w14:textId="2C6A5470" w:rsidR="008506E6" w:rsidRDefault="008506E6" w:rsidP="005B5B6A">
      <w:pPr>
        <w:pStyle w:val="CommentText"/>
      </w:pPr>
      <w:r>
        <w:rPr>
          <w:rStyle w:val="CommentReference"/>
        </w:rPr>
        <w:annotationRef/>
      </w:r>
      <w:r>
        <w:t xml:space="preserve">Please go through the results section and re-write in active voice ☺️Also, change every instance of "I" to "We." Here is a helpful web resource for learning about active voice: </w:t>
      </w:r>
      <w:hyperlink r:id="rId3" w:history="1">
        <w:r w:rsidRPr="005B5B6A">
          <w:rPr>
            <w:rStyle w:val="Hyperlink"/>
          </w:rPr>
          <w:t>Use the active voice – The Writing Center – UW–Madison (wisc.edu)</w:t>
        </w:r>
      </w:hyperlink>
      <w:r>
        <w:t xml:space="preserve"> </w:t>
      </w:r>
    </w:p>
  </w:comment>
  <w:comment w:id="74" w:author="Mollie Harrison" w:date="2023-04-03T20:24:00Z" w:initials="MH">
    <w:p w14:paraId="35C82709" w14:textId="77777777" w:rsidR="00D16694" w:rsidRDefault="00D16694" w:rsidP="00D0531D">
      <w:r>
        <w:rPr>
          <w:rStyle w:val="CommentReference"/>
        </w:rPr>
        <w:annotationRef/>
      </w:r>
      <w:r>
        <w:rPr>
          <w:sz w:val="20"/>
          <w:szCs w:val="20"/>
        </w:rPr>
        <w:t>Please bold all figure references</w:t>
      </w:r>
    </w:p>
  </w:comment>
  <w:comment w:id="76" w:author="Mollie Harrison" w:date="2023-04-03T20:29:00Z" w:initials="MH">
    <w:p w14:paraId="573D628C" w14:textId="77777777" w:rsidR="00D16694" w:rsidRDefault="00D16694" w:rsidP="000C451D">
      <w:r>
        <w:rPr>
          <w:rStyle w:val="CommentReference"/>
        </w:rPr>
        <w:annotationRef/>
      </w:r>
      <w:r>
        <w:rPr>
          <w:sz w:val="20"/>
          <w:szCs w:val="20"/>
        </w:rPr>
        <w:t>Please begin the Results section with a chronological description of the study. For example, “Subjects took an informational pre-intervention survey to gauge their personal feelings about electronic use while studying. The participants were then either assigned to the control group or the experimental group. The control group read a number of statistics… The experimental group … etc.” This is really important so that your readers can put your results in context with what you actually did</w:t>
      </w:r>
    </w:p>
  </w:comment>
  <w:comment w:id="80" w:author="Mollie Harrison" w:date="2023-04-03T20:33:00Z" w:initials="MH">
    <w:p w14:paraId="1B9BB278" w14:textId="77777777" w:rsidR="00D16694" w:rsidRDefault="00D16694" w:rsidP="00DA7169">
      <w:r>
        <w:rPr>
          <w:rStyle w:val="CommentReference"/>
        </w:rPr>
        <w:annotationRef/>
      </w:r>
      <w:r>
        <w:rPr>
          <w:sz w:val="20"/>
          <w:szCs w:val="20"/>
        </w:rPr>
        <w:t>You might want to be careful about this wording. As you showed in your introduction, studies are clearly not conclusive on whether these electronic distractions affect memory performance, so here it sounds like you are pre-planning a particular study outcome, which is problematic. I recommend rewording this to something like: “The experimental group’s intervention was designed to show subjects through first-hand experience the effects of distractions on their verbal and visual memory performance.” This is more open-ended and allows for the possibility of improved performance or no change</w:t>
      </w:r>
    </w:p>
  </w:comment>
  <w:comment w:id="81" w:author="Mollie Harrison" w:date="2023-04-03T20:34:00Z" w:initials="MH">
    <w:p w14:paraId="7DF2CEEB" w14:textId="77777777" w:rsidR="00D16694" w:rsidRDefault="00D16694" w:rsidP="00BE3A7B">
      <w:r>
        <w:rPr>
          <w:rStyle w:val="CommentReference"/>
        </w:rPr>
        <w:annotationRef/>
      </w:r>
      <w:r>
        <w:rPr>
          <w:sz w:val="20"/>
          <w:szCs w:val="20"/>
        </w:rPr>
        <w:t>It’s not clear in the text what this means. If this is referencing what’s shown in a figure, please clarify</w:t>
      </w:r>
    </w:p>
  </w:comment>
  <w:comment w:id="84" w:author="Mollie Harrison" w:date="2023-04-03T20:35:00Z" w:initials="MH">
    <w:p w14:paraId="2CC6F585" w14:textId="77777777" w:rsidR="0037157A" w:rsidRDefault="0037157A" w:rsidP="001D5646">
      <w:r>
        <w:rPr>
          <w:rStyle w:val="CommentReference"/>
        </w:rPr>
        <w:annotationRef/>
      </w:r>
      <w:r>
        <w:rPr>
          <w:sz w:val="20"/>
          <w:szCs w:val="20"/>
        </w:rPr>
        <w:t>Do you mean that the order in which each types of music was played did not significantly affect students’ performance? I recommend slight rewording</w:t>
      </w:r>
    </w:p>
  </w:comment>
  <w:comment w:id="85" w:author="Mollie Harrison" w:date="2023-04-03T20:36:00Z" w:initials="MH">
    <w:p w14:paraId="79A13412" w14:textId="77777777" w:rsidR="0037157A" w:rsidRDefault="0037157A" w:rsidP="001B6869">
      <w:r>
        <w:rPr>
          <w:rStyle w:val="CommentReference"/>
        </w:rPr>
        <w:annotationRef/>
      </w:r>
      <w:r>
        <w:rPr>
          <w:sz w:val="20"/>
          <w:szCs w:val="20"/>
        </w:rPr>
        <w:t>Information about statistical testing doesn’t need to be explicitly stated in the Results. You can put these details in the Methods section</w:t>
      </w:r>
    </w:p>
  </w:comment>
  <w:comment w:id="100" w:author="Mollie Harrison" w:date="2023-04-03T20:41:00Z" w:initials="MH">
    <w:p w14:paraId="27488F19" w14:textId="77777777" w:rsidR="0037157A" w:rsidRDefault="0037157A" w:rsidP="00052BCE">
      <w:r>
        <w:rPr>
          <w:rStyle w:val="CommentReference"/>
        </w:rPr>
        <w:annotationRef/>
      </w:r>
      <w:r>
        <w:rPr>
          <w:sz w:val="20"/>
          <w:szCs w:val="20"/>
        </w:rPr>
        <w:t>I edited this sentence to add clarity and more explicitly describe what you were saying. I recommend trying to mirror this type of language elsewhere in the results</w:t>
      </w:r>
    </w:p>
  </w:comment>
  <w:comment w:id="111" w:author="Mollie Harrison" w:date="2023-04-03T20:39:00Z" w:initials="MH">
    <w:p w14:paraId="357A3B9B" w14:textId="76E2BCAF" w:rsidR="0037157A" w:rsidRDefault="0037157A" w:rsidP="00F8504C">
      <w:r>
        <w:rPr>
          <w:rStyle w:val="CommentReference"/>
        </w:rPr>
        <w:annotationRef/>
      </w:r>
      <w:r>
        <w:rPr>
          <w:sz w:val="20"/>
          <w:szCs w:val="20"/>
        </w:rPr>
        <w:t>Did silence have a beneficial effect or did the other sounds have a detrimental effect?</w:t>
      </w:r>
    </w:p>
  </w:comment>
  <w:comment w:id="112" w:author="Mollie Harrison" w:date="2023-04-03T20:42:00Z" w:initials="MH">
    <w:p w14:paraId="00F56235" w14:textId="77777777" w:rsidR="0037157A" w:rsidRDefault="0037157A" w:rsidP="00F02A5D">
      <w:r>
        <w:rPr>
          <w:rStyle w:val="CommentReference"/>
        </w:rPr>
        <w:annotationRef/>
      </w:r>
      <w:r>
        <w:rPr>
          <w:sz w:val="20"/>
          <w:szCs w:val="20"/>
        </w:rPr>
        <w:t>Rather than saying “scores in silence”, please write out fully what this is — student scores when listening to silence (or in the absence of music)</w:t>
      </w:r>
    </w:p>
  </w:comment>
  <w:comment w:id="114" w:author="Mollie Harrison" w:date="2023-04-03T20:43:00Z" w:initials="MH">
    <w:p w14:paraId="741CD2E6" w14:textId="77777777" w:rsidR="0037157A" w:rsidRDefault="0037157A" w:rsidP="0051089B">
      <w:r>
        <w:rPr>
          <w:rStyle w:val="CommentReference"/>
        </w:rPr>
        <w:annotationRef/>
      </w:r>
      <w:r>
        <w:rPr>
          <w:sz w:val="20"/>
          <w:szCs w:val="20"/>
        </w:rPr>
        <w:t>Please state which group was higher/lower</w:t>
      </w:r>
    </w:p>
  </w:comment>
  <w:comment w:id="120" w:author="Mollie Harrison" w:date="2023-04-03T20:46:00Z" w:initials="MH">
    <w:p w14:paraId="54B1B55D" w14:textId="77777777" w:rsidR="00D66633" w:rsidRDefault="00D66633" w:rsidP="00EB04E4">
      <w:r>
        <w:rPr>
          <w:rStyle w:val="CommentReference"/>
        </w:rPr>
        <w:annotationRef/>
      </w:r>
      <w:r>
        <w:rPr>
          <w:sz w:val="20"/>
          <w:szCs w:val="20"/>
        </w:rPr>
        <w:t>Please describe what these two things are to help the reader understand what you mean here. For example, “Following the study, we asked participants whether they planned to change their study habits in light of what they learned. We also followed up with participants X weeks after the study to see if they actually followed through with these plans.”</w:t>
      </w:r>
    </w:p>
  </w:comment>
  <w:comment w:id="121" w:author="Mollie Harrison" w:date="2023-04-03T20:47:00Z" w:initials="MH">
    <w:p w14:paraId="528B5685" w14:textId="77777777" w:rsidR="00D66633" w:rsidRDefault="00D66633" w:rsidP="007854FF">
      <w:r>
        <w:rPr>
          <w:rStyle w:val="CommentReference"/>
        </w:rPr>
        <w:annotationRef/>
      </w:r>
      <w:r>
        <w:rPr>
          <w:sz w:val="20"/>
          <w:szCs w:val="20"/>
        </w:rPr>
        <w:t>It’s unclear what you mean here. You may need to make this into a full sentence to clarify how/why the numbers changed. Did only 12 subjects respond to the follow up?</w:t>
      </w:r>
    </w:p>
  </w:comment>
  <w:comment w:id="122" w:author="Mollie Harrison" w:date="2023-04-03T20:48:00Z" w:initials="MH">
    <w:p w14:paraId="05749611" w14:textId="77777777" w:rsidR="00D66633" w:rsidRDefault="00D66633" w:rsidP="00A4188F">
      <w:r>
        <w:rPr>
          <w:rStyle w:val="CommentReference"/>
        </w:rPr>
        <w:annotationRef/>
      </w:r>
      <w:r>
        <w:rPr>
          <w:sz w:val="20"/>
          <w:szCs w:val="20"/>
        </w:rPr>
        <w:t>This is rather vague. Can you be more specific here about how you measured “some change in study habits”? Were these necessarily related to listening to music or tv?</w:t>
      </w:r>
    </w:p>
  </w:comment>
  <w:comment w:id="131" w:author="Herderschee, Hayley" w:date="2023-03-07T10:21:00Z" w:initials="HH">
    <w:p w14:paraId="4D8DB0E7" w14:textId="0F3E2EC4" w:rsidR="008506E6" w:rsidRDefault="008506E6" w:rsidP="00F959C0">
      <w:pPr>
        <w:pStyle w:val="CommentText"/>
      </w:pPr>
      <w:r>
        <w:rPr>
          <w:rStyle w:val="CommentReference"/>
        </w:rPr>
        <w:annotationRef/>
      </w:r>
      <w:r>
        <w:t>You may have noticed I tend to delete phrases like "actually." I do this so that your claim comes through as strong as possible.</w:t>
      </w:r>
    </w:p>
  </w:comment>
  <w:comment w:id="134" w:author="Herderschee, Hayley" w:date="2023-03-07T10:22:00Z" w:initials="HH">
    <w:p w14:paraId="05CB84D0" w14:textId="77777777" w:rsidR="008506E6" w:rsidRDefault="008506E6" w:rsidP="00251C73">
      <w:pPr>
        <w:pStyle w:val="CommentText"/>
      </w:pPr>
      <w:r>
        <w:rPr>
          <w:rStyle w:val="CommentReference"/>
        </w:rPr>
        <w:annotationRef/>
      </w:r>
      <w:r>
        <w:t>Rewrite this sentence for clarity as "This" is vague.</w:t>
      </w:r>
    </w:p>
  </w:comment>
  <w:comment w:id="135" w:author="Mollie Harrison" w:date="2023-04-03T20:53:00Z" w:initials="MH">
    <w:p w14:paraId="5A65FB3C" w14:textId="77777777" w:rsidR="00D66633" w:rsidRDefault="00D66633" w:rsidP="00EC0012">
      <w:r>
        <w:rPr>
          <w:rStyle w:val="CommentReference"/>
        </w:rPr>
        <w:annotationRef/>
      </w:r>
      <w:r>
        <w:rPr>
          <w:sz w:val="20"/>
          <w:szCs w:val="20"/>
        </w:rPr>
        <w:t>Can you clarify this? Do you just mean that not everyone responded to the follow-up? If so, you can be more specific here</w:t>
      </w:r>
    </w:p>
  </w:comment>
  <w:comment w:id="136" w:author="Mollie Harrison" w:date="2023-04-03T20:54:00Z" w:initials="MH">
    <w:p w14:paraId="7CCA37DA" w14:textId="77777777" w:rsidR="009D449D" w:rsidRDefault="009D449D" w:rsidP="0039224D">
      <w:r>
        <w:rPr>
          <w:rStyle w:val="CommentReference"/>
        </w:rPr>
        <w:annotationRef/>
      </w:r>
      <w:r>
        <w:rPr>
          <w:sz w:val="20"/>
          <w:szCs w:val="20"/>
        </w:rPr>
        <w:t>It’s not clear why this is important since you didn’t compare grades or gender over time in the study, but only at the initial intervention. Some clarification as to why you think this was important to investigate would be helpful</w:t>
      </w:r>
    </w:p>
  </w:comment>
  <w:comment w:id="143" w:author="Mollie Harrison" w:date="2023-04-03T20:56:00Z" w:initials="MH">
    <w:p w14:paraId="1301356B" w14:textId="77777777" w:rsidR="009D449D" w:rsidRDefault="009D449D" w:rsidP="003F5C9A">
      <w:r>
        <w:rPr>
          <w:rStyle w:val="CommentReference"/>
        </w:rPr>
        <w:annotationRef/>
      </w:r>
      <w:r>
        <w:rPr>
          <w:sz w:val="20"/>
          <w:szCs w:val="20"/>
        </w:rPr>
        <w:t>I recommend rewording, as the p-values don’t decrease each time. Only the value for the follow-up survey is close to significant. You can focus on that!</w:t>
      </w:r>
    </w:p>
  </w:comment>
  <w:comment w:id="145" w:author="Mollie Harrison" w:date="2023-04-03T20:58:00Z" w:initials="MH">
    <w:p w14:paraId="302120C1" w14:textId="77777777" w:rsidR="009D449D" w:rsidRDefault="009D449D" w:rsidP="000F640F">
      <w:r>
        <w:rPr>
          <w:rStyle w:val="CommentReference"/>
        </w:rPr>
        <w:annotationRef/>
      </w:r>
      <w:r>
        <w:rPr>
          <w:sz w:val="20"/>
          <w:szCs w:val="20"/>
        </w:rPr>
        <w:t xml:space="preserve">You use this phrase “practical significance” several times throughout the manuscript, but its not clear what you mean by this. How is it important practically? Just because results aren’t statistically significant doesn’t mean they aren’t reporting. It is okay to talk about trends in the absence of significance, just please be careful about your wording. “Significance” has a very specific meaning in scientific literature and shouldn’t be used to describe things other than statistical significance. </w:t>
      </w:r>
    </w:p>
  </w:comment>
  <w:comment w:id="146" w:author="Herderschee, Hayley" w:date="2023-03-07T10:24:00Z" w:initials="HH">
    <w:p w14:paraId="5AA32917" w14:textId="6E73A816" w:rsidR="008506E6" w:rsidRDefault="008506E6" w:rsidP="00EF2FB3">
      <w:pPr>
        <w:pStyle w:val="CommentText"/>
      </w:pPr>
      <w:r>
        <w:rPr>
          <w:rStyle w:val="CommentReference"/>
        </w:rPr>
        <w:annotationRef/>
      </w:r>
      <w:r>
        <w:t>This sentence is wordy. Please re-write it to get your point across more easily to readers.</w:t>
      </w:r>
    </w:p>
  </w:comment>
  <w:comment w:id="159" w:author="Mollie Harrison" w:date="2023-04-03T20:59:00Z" w:initials="MH">
    <w:p w14:paraId="3B5289B0" w14:textId="77777777" w:rsidR="009D449D" w:rsidRDefault="009D449D" w:rsidP="00E26A67">
      <w:r>
        <w:rPr>
          <w:rStyle w:val="CommentReference"/>
        </w:rPr>
        <w:annotationRef/>
      </w:r>
      <w:r>
        <w:rPr>
          <w:sz w:val="20"/>
          <w:szCs w:val="20"/>
        </w:rPr>
        <w:t>What is this? This has not been mentioned or defined before</w:t>
      </w:r>
    </w:p>
  </w:comment>
  <w:comment w:id="177" w:author="Amber Abbott" w:date="2023-03-13T19:30:00Z" w:initials="AA">
    <w:p w14:paraId="07022B8C" w14:textId="2C002D36" w:rsidR="00ED546B" w:rsidRDefault="00ED546B" w:rsidP="003C32B6">
      <w:pPr>
        <w:pStyle w:val="CommentText"/>
      </w:pPr>
      <w:r>
        <w:rPr>
          <w:rStyle w:val="CommentReference"/>
        </w:rPr>
        <w:annotationRef/>
      </w:r>
      <w:r>
        <w:t>Please reword this sentence for clarity.</w:t>
      </w:r>
    </w:p>
  </w:comment>
  <w:comment w:id="178" w:author="Mollie Harrison" w:date="2023-04-03T21:02:00Z" w:initials="MH">
    <w:p w14:paraId="32636DA3" w14:textId="77777777" w:rsidR="009D449D" w:rsidRDefault="009D449D" w:rsidP="007B1ADD">
      <w:r>
        <w:rPr>
          <w:rStyle w:val="CommentReference"/>
        </w:rPr>
        <w:annotationRef/>
      </w:r>
      <w:r>
        <w:rPr>
          <w:sz w:val="20"/>
          <w:szCs w:val="20"/>
        </w:rPr>
        <w:t>This doesn’t really relate to whether the number of male and female subjects caused the difference in their visual memory scores. The chi-squared test only looked at change in demographics over time, not the effect of demographics on your results. I recommend removing this</w:t>
      </w:r>
    </w:p>
  </w:comment>
  <w:comment w:id="183" w:author="Mollie Harrison" w:date="2023-04-03T21:03:00Z" w:initials="MH">
    <w:p w14:paraId="7D5DBD2C" w14:textId="77777777" w:rsidR="009D449D" w:rsidRDefault="009D449D" w:rsidP="009C6515">
      <w:r>
        <w:rPr>
          <w:rStyle w:val="CommentReference"/>
        </w:rPr>
        <w:annotationRef/>
      </w:r>
      <w:r>
        <w:rPr>
          <w:sz w:val="20"/>
          <w:szCs w:val="20"/>
        </w:rPr>
        <w:t>Low number of subjects overall or just that completed the full study?</w:t>
      </w:r>
    </w:p>
  </w:comment>
  <w:comment w:id="191" w:author="Amber Abbott" w:date="2023-03-13T19:32:00Z" w:initials="AA">
    <w:p w14:paraId="6D63224B" w14:textId="6D779154" w:rsidR="00ED546B" w:rsidRDefault="00ED546B" w:rsidP="00C70AAE">
      <w:pPr>
        <w:pStyle w:val="CommentText"/>
      </w:pPr>
      <w:r>
        <w:rPr>
          <w:rStyle w:val="CommentReference"/>
        </w:rPr>
        <w:annotationRef/>
      </w:r>
      <w:r>
        <w:t>For a scientific manuscript, it would be more appropriate to reword this part of the sentence to read "and those subjects with a personal relationship to the authors may have been…." or something like that. As it is, the sentence seems a bit too informal to me.</w:t>
      </w:r>
    </w:p>
  </w:comment>
  <w:comment w:id="192" w:author="Herderschee, Hayley" w:date="2023-03-07T10:29:00Z" w:initials="HH">
    <w:p w14:paraId="3BCD22ED" w14:textId="2CFDC607" w:rsidR="008506E6" w:rsidRDefault="008506E6" w:rsidP="00B04995">
      <w:pPr>
        <w:pStyle w:val="CommentText"/>
      </w:pPr>
      <w:r>
        <w:rPr>
          <w:rStyle w:val="CommentReference"/>
        </w:rPr>
        <w:annotationRef/>
      </w:r>
      <w:r>
        <w:t xml:space="preserve">Rewrite this sentence for clarity as the beginning of the sentence is a dangling modifier. </w:t>
      </w:r>
      <w:hyperlink r:id="rId4" w:anchor=":~:text=Dangling%20Modifiers%E2%80%94What%20They%20Are%20and%20How%20To%20Correct,as%20if%20Derrick%20was%20born%20freakishly%20tall.%20" w:history="1">
        <w:r w:rsidRPr="00B04995">
          <w:rPr>
            <w:rStyle w:val="Hyperlink"/>
          </w:rPr>
          <w:t>Dangling Modifiers: How To Identify &amp; Fix Dangling Modifiers (languagetool.org)</w:t>
        </w:r>
      </w:hyperlink>
      <w:r>
        <w:t xml:space="preserve"> </w:t>
      </w:r>
    </w:p>
  </w:comment>
  <w:comment w:id="193" w:author="Mollie Harrison" w:date="2023-04-03T21:05:00Z" w:initials="MH">
    <w:p w14:paraId="58DA7811" w14:textId="77777777" w:rsidR="00AF0076" w:rsidRDefault="00AF0076" w:rsidP="00834F67">
      <w:r>
        <w:rPr>
          <w:rStyle w:val="CommentReference"/>
        </w:rPr>
        <w:annotationRef/>
      </w:r>
      <w:r>
        <w:rPr>
          <w:sz w:val="20"/>
          <w:szCs w:val="20"/>
        </w:rPr>
        <w:t>But the percentage was lower, wasn’t it? Please clarify</w:t>
      </w:r>
    </w:p>
  </w:comment>
  <w:comment w:id="210" w:author="Mollie Harrison" w:date="2023-04-03T21:11:00Z" w:initials="MH">
    <w:p w14:paraId="72BFDE61" w14:textId="77777777" w:rsidR="00AF0076" w:rsidRDefault="00AF0076" w:rsidP="001B4269">
      <w:r>
        <w:rPr>
          <w:rStyle w:val="CommentReference"/>
        </w:rPr>
        <w:annotationRef/>
      </w:r>
      <w:r>
        <w:rPr>
          <w:sz w:val="20"/>
          <w:szCs w:val="20"/>
        </w:rPr>
        <w:t xml:space="preserve">Supplementary figures are generally not permitted. You may be able to put this information in the Appendix. Please discuss with your Managing Editor if this is appropriate for your manuscript. </w:t>
      </w:r>
    </w:p>
  </w:comment>
  <w:comment w:id="215" w:author="Mollie Harrison" w:date="2023-04-03T21:12:00Z" w:initials="MH">
    <w:p w14:paraId="7E49E771" w14:textId="77777777" w:rsidR="00AF0076" w:rsidRDefault="00AF0076" w:rsidP="005E080C">
      <w:r>
        <w:rPr>
          <w:rStyle w:val="CommentReference"/>
        </w:rPr>
        <w:annotationRef/>
      </w:r>
      <w:r>
        <w:rPr>
          <w:sz w:val="20"/>
          <w:szCs w:val="20"/>
        </w:rPr>
        <w:t>It may be clearer to say that their memory performance increased rather than that their scores increased</w:t>
      </w:r>
    </w:p>
  </w:comment>
  <w:comment w:id="223" w:author="Mollie Harrison" w:date="2023-04-03T21:13:00Z" w:initials="MH">
    <w:p w14:paraId="3A198406" w14:textId="77777777" w:rsidR="00AF0076" w:rsidRDefault="00AF0076" w:rsidP="00C456F7">
      <w:r>
        <w:rPr>
          <w:rStyle w:val="CommentReference"/>
        </w:rPr>
        <w:annotationRef/>
      </w:r>
      <w:r>
        <w:rPr>
          <w:sz w:val="20"/>
          <w:szCs w:val="20"/>
        </w:rPr>
        <w:t>It’s a bit unclear what “this is referring to. Please replace it with the noun you are referring to</w:t>
      </w:r>
    </w:p>
  </w:comment>
  <w:comment w:id="228" w:author="Mollie Harrison" w:date="2023-04-03T21:15:00Z" w:initials="MH">
    <w:p w14:paraId="50787C15" w14:textId="77777777" w:rsidR="00B57D6B" w:rsidRDefault="00B57D6B" w:rsidP="00940F62">
      <w:r>
        <w:rPr>
          <w:rStyle w:val="CommentReference"/>
        </w:rPr>
        <w:annotationRef/>
      </w:r>
      <w:r>
        <w:rPr>
          <w:sz w:val="20"/>
          <w:szCs w:val="20"/>
        </w:rPr>
        <w:t xml:space="preserve">Does this make sense? If students really did have an improved memory score when listening to lyrical music, then why shouldn’t they continue to listen to lyrical music when studying? Please be careful about suggesting a study with fixed results. As mentioned before, the effects of distractions on learning are highly debated, so it may be better to simply do a study on this before assuming that all distractions should reduce performance. </w:t>
      </w:r>
    </w:p>
  </w:comment>
  <w:comment w:id="237" w:author="Mollie Harrison" w:date="2023-04-03T21:16:00Z" w:initials="MH">
    <w:p w14:paraId="66437031" w14:textId="77777777" w:rsidR="00B57D6B" w:rsidRDefault="00B57D6B" w:rsidP="00CB41E2">
      <w:r>
        <w:rPr>
          <w:rStyle w:val="CommentReference"/>
        </w:rPr>
        <w:annotationRef/>
      </w:r>
      <w:r>
        <w:rPr>
          <w:sz w:val="20"/>
          <w:szCs w:val="20"/>
        </w:rPr>
        <w:t>Reported where? Can you please include a citation?</w:t>
      </w:r>
    </w:p>
  </w:comment>
  <w:comment w:id="242" w:author="Mollie Harrison" w:date="2023-04-03T21:17:00Z" w:initials="MH">
    <w:p w14:paraId="6EA73E3B" w14:textId="77777777" w:rsidR="00B57D6B" w:rsidRDefault="00B57D6B" w:rsidP="001E283B">
      <w:r>
        <w:rPr>
          <w:rStyle w:val="CommentReference"/>
        </w:rPr>
        <w:annotationRef/>
      </w:r>
      <w:r>
        <w:rPr>
          <w:sz w:val="20"/>
          <w:szCs w:val="20"/>
        </w:rPr>
        <w:t xml:space="preserve">As mentioned above, its not clear to me how the chi-squared test supports this idea. </w:t>
      </w:r>
    </w:p>
  </w:comment>
  <w:comment w:id="250" w:author="Mollie Harrison" w:date="2023-04-03T21:18:00Z" w:initials="MH">
    <w:p w14:paraId="5264FEB0" w14:textId="77777777" w:rsidR="00B57D6B" w:rsidRDefault="00B57D6B" w:rsidP="00961D94">
      <w:r>
        <w:rPr>
          <w:rStyle w:val="CommentReference"/>
        </w:rPr>
        <w:annotationRef/>
      </w:r>
      <w:r>
        <w:rPr>
          <w:sz w:val="20"/>
          <w:szCs w:val="20"/>
        </w:rPr>
        <w:t>It’s pretty much impossible to eliminate bias in human subjects research, so I altered the wording here</w:t>
      </w:r>
    </w:p>
  </w:comment>
  <w:comment w:id="265" w:author="Amber Abbott" w:date="2023-03-13T19:40:00Z" w:initials="AA">
    <w:p w14:paraId="42E7A450" w14:textId="3AA43266" w:rsidR="00A322BE" w:rsidRDefault="00A322BE" w:rsidP="005B2AD5">
      <w:pPr>
        <w:pStyle w:val="CommentText"/>
      </w:pPr>
      <w:r>
        <w:rPr>
          <w:rStyle w:val="CommentReference"/>
        </w:rPr>
        <w:annotationRef/>
      </w:r>
      <w:r>
        <w:t>This phrase is repeated quite a bit, I would suggest rewording.</w:t>
      </w:r>
    </w:p>
  </w:comment>
  <w:comment w:id="270" w:author="Amber Abbott" w:date="2023-03-13T19:41:00Z" w:initials="AA">
    <w:p w14:paraId="4CA1B3D9" w14:textId="77777777" w:rsidR="00A322BE" w:rsidRDefault="00A322BE" w:rsidP="004274F1">
      <w:pPr>
        <w:pStyle w:val="CommentText"/>
      </w:pPr>
      <w:r>
        <w:rPr>
          <w:rStyle w:val="CommentReference"/>
        </w:rPr>
        <w:annotationRef/>
      </w:r>
      <w:r>
        <w:t>See above comments - what is "this" referring to?</w:t>
      </w:r>
    </w:p>
  </w:comment>
  <w:comment w:id="275" w:author="Herderschee, Hayley" w:date="2023-03-07T13:23:00Z" w:initials="HH">
    <w:p w14:paraId="292D5978" w14:textId="6BC3BB11" w:rsidR="00A657CF" w:rsidRDefault="00A657CF" w:rsidP="00076A93">
      <w:pPr>
        <w:pStyle w:val="CommentText"/>
      </w:pPr>
      <w:r>
        <w:rPr>
          <w:rStyle w:val="CommentReference"/>
        </w:rPr>
        <w:annotationRef/>
      </w:r>
      <w:r>
        <w:t>Please re-write in first-person plural perspective.</w:t>
      </w:r>
    </w:p>
  </w:comment>
  <w:comment w:id="282" w:author="Mollie Harrison" w:date="2023-04-03T21:22:00Z" w:initials="MH">
    <w:p w14:paraId="4A2A0F82" w14:textId="77777777" w:rsidR="00B57D6B" w:rsidRDefault="00B57D6B" w:rsidP="00885639">
      <w:r>
        <w:rPr>
          <w:rStyle w:val="CommentReference"/>
        </w:rPr>
        <w:annotationRef/>
      </w:r>
      <w:r>
        <w:rPr>
          <w:sz w:val="20"/>
          <w:szCs w:val="20"/>
        </w:rPr>
        <w:t>How did this inform the interventions?</w:t>
      </w:r>
    </w:p>
  </w:comment>
  <w:comment w:id="290" w:author="Mollie Harrison" w:date="2023-04-03T21:23:00Z" w:initials="MH">
    <w:p w14:paraId="49890FCF" w14:textId="77777777" w:rsidR="00B57D6B" w:rsidRDefault="00B57D6B" w:rsidP="006868C0">
      <w:r>
        <w:rPr>
          <w:rStyle w:val="CommentReference"/>
        </w:rPr>
        <w:annotationRef/>
      </w:r>
      <w:r>
        <w:rPr>
          <w:sz w:val="20"/>
          <w:szCs w:val="20"/>
        </w:rPr>
        <w:t>What is this? Please add additional details if this is a specific type of memory test you performed. If this is from a previous study, please also reference that manuscript</w:t>
      </w:r>
    </w:p>
  </w:comment>
  <w:comment w:id="291" w:author="Mollie Harrison" w:date="2023-04-03T21:25:00Z" w:initials="MH">
    <w:p w14:paraId="07B14634" w14:textId="77777777" w:rsidR="00B57D6B" w:rsidRDefault="00B57D6B" w:rsidP="00210569">
      <w:r>
        <w:rPr>
          <w:rStyle w:val="CommentReference"/>
        </w:rPr>
        <w:annotationRef/>
      </w:r>
      <w:r>
        <w:rPr>
          <w:sz w:val="20"/>
          <w:szCs w:val="20"/>
        </w:rPr>
        <w:t xml:space="preserve">These descriptions of the test are a bit vague. Please provide more information about the tests such as how many words, how the words were presented, over what time, how the participants were asked to repeat the word, how the participants were asked to recreate the visual structures, etc. You can include references for some of these details, but please provide enough here for the readers to get the gist. </w:t>
      </w:r>
    </w:p>
  </w:comment>
  <w:comment w:id="294" w:author="Mollie Harrison" w:date="2023-04-03T21:26:00Z" w:initials="MH">
    <w:p w14:paraId="64EE46CA" w14:textId="77777777" w:rsidR="00746AB8" w:rsidRDefault="00746AB8" w:rsidP="00CF7254">
      <w:r>
        <w:rPr>
          <w:rStyle w:val="CommentReference"/>
        </w:rPr>
        <w:annotationRef/>
      </w:r>
      <w:r>
        <w:rPr>
          <w:sz w:val="20"/>
          <w:szCs w:val="20"/>
        </w:rPr>
        <w:t xml:space="preserve">The methods generally should not contain any reasoning behind your study. Since this describes how you decided what distractions to include, please add this information somewhere into either the end of the introduction or the beginning of the results. </w:t>
      </w:r>
    </w:p>
  </w:comment>
  <w:comment w:id="305" w:author="Herderschee, Hayley" w:date="2023-03-07T10:47:00Z" w:initials="HH">
    <w:p w14:paraId="7C178C7A" w14:textId="4ADDB816" w:rsidR="008506E6" w:rsidRDefault="008506E6" w:rsidP="001D756C">
      <w:pPr>
        <w:pStyle w:val="CommentText"/>
      </w:pPr>
      <w:r>
        <w:rPr>
          <w:rStyle w:val="CommentReference"/>
        </w:rPr>
        <w:annotationRef/>
      </w:r>
      <w:r>
        <w:t xml:space="preserve">Please re-write this in first-person plural perspective. </w:t>
      </w:r>
      <w:hyperlink r:id="rId5" w:history="1">
        <w:r w:rsidRPr="001D756C">
          <w:rPr>
            <w:rStyle w:val="Hyperlink"/>
          </w:rPr>
          <w:t>First, Second, and Third Person–Ways of Describing Points of View | Grammarly</w:t>
        </w:r>
      </w:hyperlink>
      <w:r>
        <w:t xml:space="preserve"> </w:t>
      </w:r>
    </w:p>
  </w:comment>
  <w:comment w:id="310" w:author="Mollie Harrison" w:date="2023-04-03T21:29:00Z" w:initials="MH">
    <w:p w14:paraId="2747F0B9" w14:textId="77777777" w:rsidR="00746AB8" w:rsidRDefault="00746AB8" w:rsidP="006A2680">
      <w:r>
        <w:rPr>
          <w:rStyle w:val="CommentReference"/>
        </w:rPr>
        <w:annotationRef/>
      </w:r>
      <w:r>
        <w:rPr>
          <w:sz w:val="20"/>
          <w:szCs w:val="20"/>
        </w:rPr>
        <w:t>Please remove all of the hyperlinks from your references</w:t>
      </w:r>
    </w:p>
  </w:comment>
  <w:comment w:id="319" w:author="Herderschee, Hayley" w:date="2023-03-07T13:29:00Z" w:initials="HH">
    <w:p w14:paraId="59045BC7" w14:textId="0F9BE3CF" w:rsidR="00A657CF" w:rsidRDefault="00A657CF" w:rsidP="00337C42">
      <w:pPr>
        <w:pStyle w:val="CommentText"/>
      </w:pPr>
      <w:r>
        <w:rPr>
          <w:rStyle w:val="CommentReference"/>
        </w:rPr>
        <w:annotationRef/>
      </w:r>
      <w:r>
        <w:t>The axes labels are very small and hard to read. I recommend remaking the figures with larger text.</w:t>
      </w:r>
    </w:p>
  </w:comment>
  <w:comment w:id="320" w:author="Mollie Harrison" w:date="2023-04-03T21:33:00Z" w:initials="MH">
    <w:p w14:paraId="7800C0B5" w14:textId="77777777" w:rsidR="00746AB8" w:rsidRDefault="00746AB8" w:rsidP="00B43C3A">
      <w:r>
        <w:rPr>
          <w:rStyle w:val="CommentReference"/>
        </w:rPr>
        <w:annotationRef/>
      </w:r>
      <w:r>
        <w:rPr>
          <w:sz w:val="20"/>
          <w:szCs w:val="20"/>
        </w:rPr>
        <w:t>If possible I recommend splitting this up into multiple figures because it is a lot to have in one, and as Hayley said this makes the text very small and hard to read</w:t>
      </w:r>
    </w:p>
  </w:comment>
  <w:comment w:id="330" w:author="Mollie Harrison" w:date="2023-04-03T21:31:00Z" w:initials="MH">
    <w:p w14:paraId="5E11A33D" w14:textId="5BEF7144" w:rsidR="00746AB8" w:rsidRDefault="00746AB8" w:rsidP="005D0F41">
      <w:r>
        <w:rPr>
          <w:rStyle w:val="CommentReference"/>
        </w:rPr>
        <w:annotationRef/>
      </w:r>
      <w:r>
        <w:rPr>
          <w:sz w:val="20"/>
          <w:szCs w:val="20"/>
        </w:rPr>
        <w:t xml:space="preserve">You don’t need to give p-values in figure captions. You can use asterisks to denote any differences that were significant, and it is assumed that everything else was not significant. JEI has examples of this on our figure guide: </w:t>
      </w:r>
      <w:hyperlink r:id="rId6" w:history="1">
        <w:r w:rsidRPr="005D0F41">
          <w:rPr>
            <w:rStyle w:val="Hyperlink"/>
            <w:sz w:val="20"/>
            <w:szCs w:val="20"/>
          </w:rPr>
          <w:t>https://emerginginvestigators.org/submissions/figures</w:t>
        </w:r>
      </w:hyperlink>
      <w:r>
        <w:rPr>
          <w:sz w:val="20"/>
          <w:szCs w:val="20"/>
        </w:rPr>
        <w:t xml:space="preserve"> </w:t>
      </w:r>
    </w:p>
  </w:comment>
  <w:comment w:id="336" w:author="Mollie Harrison" w:date="2023-04-03T21:35:00Z" w:initials="MH">
    <w:p w14:paraId="4C944A6E" w14:textId="77777777" w:rsidR="00746AB8" w:rsidRDefault="00746AB8" w:rsidP="0063785A">
      <w:r>
        <w:rPr>
          <w:rStyle w:val="CommentReference"/>
        </w:rPr>
        <w:annotationRef/>
      </w:r>
      <w:r>
        <w:rPr>
          <w:sz w:val="20"/>
          <w:szCs w:val="20"/>
        </w:rPr>
        <w:t>Panel B has an “s” at the end of the y axis label that should be removed.</w:t>
      </w:r>
    </w:p>
    <w:p w14:paraId="6FF84609" w14:textId="77777777" w:rsidR="00746AB8" w:rsidRDefault="00746AB8" w:rsidP="0063785A"/>
    <w:p w14:paraId="66E0D9A9" w14:textId="77777777" w:rsidR="00746AB8" w:rsidRDefault="00746AB8" w:rsidP="0063785A">
      <w:r>
        <w:rPr>
          <w:sz w:val="20"/>
          <w:szCs w:val="20"/>
        </w:rPr>
        <w:t xml:space="preserve">Also, why do you switch from percentage to actual number? I think this somewhat skews your results. I recommend reporting percentage for everything. For the follow-up, you can just use the percentage of people who actually responded, you just need to note this in the text. I’m pretty sure this is common to do in human subjects studies because its very common for subjects to drop out. </w:t>
      </w:r>
    </w:p>
  </w:comment>
  <w:comment w:id="344" w:author="Herderschee, Hayley" w:date="2023-03-07T13:32:00Z" w:initials="HH">
    <w:p w14:paraId="51CD42FB" w14:textId="7C204D0E" w:rsidR="00A657CF" w:rsidRDefault="00A657CF" w:rsidP="004F4965">
      <w:pPr>
        <w:pStyle w:val="CommentText"/>
      </w:pPr>
      <w:r>
        <w:rPr>
          <w:rStyle w:val="CommentReference"/>
        </w:rPr>
        <w:annotationRef/>
      </w:r>
      <w:r>
        <w:t>It might make more sense to break this figure down and remove the tables from the actual figure. Instead, I would have A and B together and then C and D can be their own table.</w:t>
      </w:r>
    </w:p>
  </w:comment>
  <w:comment w:id="345" w:author="Mollie Harrison" w:date="2023-04-03T21:36:00Z" w:initials="MH">
    <w:p w14:paraId="4B02E283" w14:textId="77777777" w:rsidR="006F55B3" w:rsidRDefault="006F55B3" w:rsidP="00F60C9B">
      <w:r>
        <w:rPr>
          <w:rStyle w:val="CommentReference"/>
        </w:rPr>
        <w:annotationRef/>
      </w:r>
      <w:r>
        <w:rPr>
          <w:sz w:val="20"/>
          <w:szCs w:val="20"/>
        </w:rPr>
        <w:t>The y axis on A and B should be “percentage” rather than “number”</w:t>
      </w:r>
    </w:p>
  </w:comment>
  <w:comment w:id="356" w:author="Mollie Harrison" w:date="2023-04-03T21:37:00Z" w:initials="MH">
    <w:p w14:paraId="2EF8A5BD" w14:textId="77777777" w:rsidR="006F55B3" w:rsidRDefault="006F55B3" w:rsidP="0048531E">
      <w:r>
        <w:rPr>
          <w:rStyle w:val="CommentReference"/>
        </w:rPr>
        <w:annotationRef/>
      </w:r>
      <w:r>
        <w:rPr>
          <w:sz w:val="20"/>
          <w:szCs w:val="20"/>
        </w:rPr>
        <w:t>I would consider making this your second figure. It seems like ti would make sense to discuss the pre-survey results first</w:t>
      </w:r>
    </w:p>
  </w:comment>
  <w:comment w:id="381" w:author="Herderschee, Hayley" w:date="2023-03-07T13:33:00Z" w:initials="HH">
    <w:p w14:paraId="2ACF93A2" w14:textId="45A7AF4F" w:rsidR="00A657CF" w:rsidRDefault="00A657CF" w:rsidP="004211E4">
      <w:pPr>
        <w:pStyle w:val="CommentText"/>
      </w:pPr>
      <w:r>
        <w:rPr>
          <w:rStyle w:val="CommentReference"/>
        </w:rPr>
        <w:annotationRef/>
      </w:r>
      <w:r>
        <w:t>Just a note: table captions go before (above) the table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3F14A5" w15:done="0"/>
  <w15:commentEx w15:paraId="20C2218B" w15:done="0"/>
  <w15:commentEx w15:paraId="01E7258A" w15:done="0"/>
  <w15:commentEx w15:paraId="3617CD81" w15:done="0"/>
  <w15:commentEx w15:paraId="7780299B" w15:paraIdParent="3617CD81" w15:done="0"/>
  <w15:commentEx w15:paraId="0606DDBA" w15:done="0"/>
  <w15:commentEx w15:paraId="5D67A75D" w15:done="0"/>
  <w15:commentEx w15:paraId="4036778B" w15:done="0"/>
  <w15:commentEx w15:paraId="0596C65B" w15:done="0"/>
  <w15:commentEx w15:paraId="6E9530D6" w15:done="0"/>
  <w15:commentEx w15:paraId="7E7232D3" w15:done="0"/>
  <w15:commentEx w15:paraId="5A4C412B" w15:done="0"/>
  <w15:commentEx w15:paraId="5B89F629" w15:paraIdParent="5A4C412B" w15:done="0"/>
  <w15:commentEx w15:paraId="04F20CCE" w15:done="0"/>
  <w15:commentEx w15:paraId="054CDFE6" w15:done="0"/>
  <w15:commentEx w15:paraId="52856332" w15:done="0"/>
  <w15:commentEx w15:paraId="267DD7A8" w15:done="0"/>
  <w15:commentEx w15:paraId="43CDCD20" w15:done="0"/>
  <w15:commentEx w15:paraId="15E2A562" w15:done="0"/>
  <w15:commentEx w15:paraId="4F54E228" w15:paraIdParent="15E2A562" w15:done="0"/>
  <w15:commentEx w15:paraId="681E9C04" w15:done="0"/>
  <w15:commentEx w15:paraId="74C24572" w15:done="0"/>
  <w15:commentEx w15:paraId="35C82709" w15:done="0"/>
  <w15:commentEx w15:paraId="573D628C" w15:done="0"/>
  <w15:commentEx w15:paraId="1B9BB278" w15:done="0"/>
  <w15:commentEx w15:paraId="7DF2CEEB" w15:done="0"/>
  <w15:commentEx w15:paraId="2CC6F585" w15:done="0"/>
  <w15:commentEx w15:paraId="79A13412" w15:done="0"/>
  <w15:commentEx w15:paraId="27488F19" w15:done="0"/>
  <w15:commentEx w15:paraId="357A3B9B" w15:done="0"/>
  <w15:commentEx w15:paraId="00F56235" w15:done="0"/>
  <w15:commentEx w15:paraId="741CD2E6" w15:done="0"/>
  <w15:commentEx w15:paraId="54B1B55D" w15:done="0"/>
  <w15:commentEx w15:paraId="528B5685" w15:done="0"/>
  <w15:commentEx w15:paraId="05749611" w15:done="0"/>
  <w15:commentEx w15:paraId="4D8DB0E7" w15:done="0"/>
  <w15:commentEx w15:paraId="05CB84D0" w15:done="0"/>
  <w15:commentEx w15:paraId="5A65FB3C" w15:done="0"/>
  <w15:commentEx w15:paraId="7CCA37DA" w15:done="0"/>
  <w15:commentEx w15:paraId="1301356B" w15:done="0"/>
  <w15:commentEx w15:paraId="302120C1" w15:done="0"/>
  <w15:commentEx w15:paraId="5AA32917" w15:done="0"/>
  <w15:commentEx w15:paraId="3B5289B0" w15:done="0"/>
  <w15:commentEx w15:paraId="07022B8C" w15:done="0"/>
  <w15:commentEx w15:paraId="32636DA3" w15:done="0"/>
  <w15:commentEx w15:paraId="7D5DBD2C" w15:done="0"/>
  <w15:commentEx w15:paraId="6D63224B" w15:done="0"/>
  <w15:commentEx w15:paraId="3BCD22ED" w15:done="0"/>
  <w15:commentEx w15:paraId="58DA7811" w15:done="0"/>
  <w15:commentEx w15:paraId="72BFDE61" w15:done="0"/>
  <w15:commentEx w15:paraId="7E49E771" w15:done="0"/>
  <w15:commentEx w15:paraId="3A198406" w15:done="0"/>
  <w15:commentEx w15:paraId="50787C15" w15:done="0"/>
  <w15:commentEx w15:paraId="66437031" w15:done="0"/>
  <w15:commentEx w15:paraId="6EA73E3B" w15:done="0"/>
  <w15:commentEx w15:paraId="5264FEB0" w15:done="0"/>
  <w15:commentEx w15:paraId="42E7A450" w15:done="0"/>
  <w15:commentEx w15:paraId="4CA1B3D9" w15:done="0"/>
  <w15:commentEx w15:paraId="292D5978" w15:done="0"/>
  <w15:commentEx w15:paraId="4A2A0F82" w15:done="0"/>
  <w15:commentEx w15:paraId="49890FCF" w15:done="0"/>
  <w15:commentEx w15:paraId="07B14634" w15:done="0"/>
  <w15:commentEx w15:paraId="64EE46CA" w15:done="0"/>
  <w15:commentEx w15:paraId="7C178C7A" w15:done="0"/>
  <w15:commentEx w15:paraId="2747F0B9" w15:done="0"/>
  <w15:commentEx w15:paraId="59045BC7" w15:done="0"/>
  <w15:commentEx w15:paraId="7800C0B5" w15:paraIdParent="59045BC7" w15:done="0"/>
  <w15:commentEx w15:paraId="5E11A33D" w15:done="0"/>
  <w15:commentEx w15:paraId="66E0D9A9" w15:done="0"/>
  <w15:commentEx w15:paraId="51CD42FB" w15:done="0"/>
  <w15:commentEx w15:paraId="4B02E283" w15:paraIdParent="51CD42FB" w15:done="0"/>
  <w15:commentEx w15:paraId="2EF8A5BD" w15:done="0"/>
  <w15:commentEx w15:paraId="2ACF93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A942" w16cex:dateUtc="2023-04-04T00:36:00Z"/>
  <w16cex:commentExtensible w16cex:durableId="27D5A993" w16cex:dateUtc="2023-04-04T00:37:00Z"/>
  <w16cex:commentExtensible w16cex:durableId="27B187ED" w16cex:dateUtc="2023-03-07T14:52:00Z"/>
  <w16cex:commentExtensible w16cex:durableId="27B1886E" w16cex:dateUtc="2023-03-07T14:54:00Z"/>
  <w16cex:commentExtensible w16cex:durableId="27D5AA2D" w16cex:dateUtc="2023-04-04T00:40:00Z"/>
  <w16cex:commentExtensible w16cex:durableId="27D5AA86" w16cex:dateUtc="2023-04-04T00:41:00Z"/>
  <w16cex:commentExtensible w16cex:durableId="27D5AE01" w16cex:dateUtc="2023-04-04T00:56:00Z"/>
  <w16cex:commentExtensible w16cex:durableId="27D5ABD0" w16cex:dateUtc="2023-04-04T00:47:00Z"/>
  <w16cex:commentExtensible w16cex:durableId="27D5AB40" w16cex:dateUtc="2023-04-04T00:45:00Z"/>
  <w16cex:commentExtensible w16cex:durableId="27B18A05" w16cex:dateUtc="2023-03-07T15:01:00Z"/>
  <w16cex:commentExtensible w16cex:durableId="27D5B846" w16cex:dateUtc="2023-04-04T01:40:00Z"/>
  <w16cex:commentExtensible w16cex:durableId="27B9F0A8" w16cex:dateUtc="2023-03-13T22:57:00Z"/>
  <w16cex:commentExtensible w16cex:durableId="27D5AC82" w16cex:dateUtc="2023-04-04T00:50:00Z"/>
  <w16cex:commentExtensible w16cex:durableId="27B18B65" w16cex:dateUtc="2023-03-07T15:07:00Z"/>
  <w16cex:commentExtensible w16cex:durableId="27D5ACC6" w16cex:dateUtc="2023-04-04T00:51:00Z"/>
  <w16cex:commentExtensible w16cex:durableId="27B18C0D" w16cex:dateUtc="2023-03-07T15:10:00Z"/>
  <w16cex:commentExtensible w16cex:durableId="27B18CD4" w16cex:dateUtc="2023-03-07T15:13:00Z"/>
  <w16cex:commentExtensible w16cex:durableId="27D5AE37" w16cex:dateUtc="2023-04-04T00:57:00Z"/>
  <w16cex:commentExtensible w16cex:durableId="27B18D1B" w16cex:dateUtc="2023-03-07T15:14:00Z"/>
  <w16cex:commentExtensible w16cex:durableId="27D5AE7C" w16cex:dateUtc="2023-04-04T00:58:00Z"/>
  <w16cex:commentExtensible w16cex:durableId="27B9F18B" w16cex:dateUtc="2023-03-13T23:01:00Z"/>
  <w16cex:commentExtensible w16cex:durableId="27B18DBB" w16cex:dateUtc="2023-03-07T15:17:00Z"/>
  <w16cex:commentExtensible w16cex:durableId="27D5B494" w16cex:dateUtc="2023-04-04T01:24:00Z"/>
  <w16cex:commentExtensible w16cex:durableId="27D5B5A9" w16cex:dateUtc="2023-04-04T01:29:00Z"/>
  <w16cex:commentExtensible w16cex:durableId="27D5B69B" w16cex:dateUtc="2023-04-04T01:33:00Z"/>
  <w16cex:commentExtensible w16cex:durableId="27D5B6C7" w16cex:dateUtc="2023-04-04T01:34:00Z"/>
  <w16cex:commentExtensible w16cex:durableId="27D5B719" w16cex:dateUtc="2023-04-04T01:35:00Z"/>
  <w16cex:commentExtensible w16cex:durableId="27D5B74B" w16cex:dateUtc="2023-04-04T01:36:00Z"/>
  <w16cex:commentExtensible w16cex:durableId="27D5B870" w16cex:dateUtc="2023-04-04T01:41:00Z"/>
  <w16cex:commentExtensible w16cex:durableId="27D5B80B" w16cex:dateUtc="2023-04-04T01:39:00Z"/>
  <w16cex:commentExtensible w16cex:durableId="27D5B8A8" w16cex:dateUtc="2023-04-04T01:42:00Z"/>
  <w16cex:commentExtensible w16cex:durableId="27D5B8FD" w16cex:dateUtc="2023-04-04T01:43:00Z"/>
  <w16cex:commentExtensible w16cex:durableId="27D5B9BE" w16cex:dateUtc="2023-04-04T01:46:00Z"/>
  <w16cex:commentExtensible w16cex:durableId="27D5B9FB" w16cex:dateUtc="2023-04-04T01:47:00Z"/>
  <w16cex:commentExtensible w16cex:durableId="27D5BA2B" w16cex:dateUtc="2023-04-04T01:48:00Z"/>
  <w16cex:commentExtensible w16cex:durableId="27B18EB7" w16cex:dateUtc="2023-03-07T15:21:00Z"/>
  <w16cex:commentExtensible w16cex:durableId="27B18EE0" w16cex:dateUtc="2023-03-07T15:22:00Z"/>
  <w16cex:commentExtensible w16cex:durableId="27D5BB42" w16cex:dateUtc="2023-04-04T01:53:00Z"/>
  <w16cex:commentExtensible w16cex:durableId="27D5BBA1" w16cex:dateUtc="2023-04-04T01:54:00Z"/>
  <w16cex:commentExtensible w16cex:durableId="27D5BC07" w16cex:dateUtc="2023-04-04T01:56:00Z"/>
  <w16cex:commentExtensible w16cex:durableId="27D5BC6F" w16cex:dateUtc="2023-04-04T01:58:00Z"/>
  <w16cex:commentExtensible w16cex:durableId="27B18F49" w16cex:dateUtc="2023-03-07T15:24:00Z"/>
  <w16cex:commentExtensible w16cex:durableId="27D5BCC4" w16cex:dateUtc="2023-04-04T01:59:00Z"/>
  <w16cex:commentExtensible w16cex:durableId="27B9F838" w16cex:dateUtc="2023-03-13T23:30:00Z"/>
  <w16cex:commentExtensible w16cex:durableId="27D5BD60" w16cex:dateUtc="2023-04-04T02:02:00Z"/>
  <w16cex:commentExtensible w16cex:durableId="27D5BD8A" w16cex:dateUtc="2023-04-04T02:03:00Z"/>
  <w16cex:commentExtensible w16cex:durableId="27B9F8CC" w16cex:dateUtc="2023-03-13T23:32:00Z"/>
  <w16cex:commentExtensible w16cex:durableId="27B19071" w16cex:dateUtc="2023-03-07T15:29:00Z"/>
  <w16cex:commentExtensible w16cex:durableId="27D5BE31" w16cex:dateUtc="2023-04-04T02:05:00Z"/>
  <w16cex:commentExtensible w16cex:durableId="27D5BF78" w16cex:dateUtc="2023-04-04T02:11:00Z"/>
  <w16cex:commentExtensible w16cex:durableId="27D5BFA8" w16cex:dateUtc="2023-04-04T02:12:00Z"/>
  <w16cex:commentExtensible w16cex:durableId="27D5BFE7" w16cex:dateUtc="2023-04-04T02:13:00Z"/>
  <w16cex:commentExtensible w16cex:durableId="27D5C072" w16cex:dateUtc="2023-04-04T02:15:00Z"/>
  <w16cex:commentExtensible w16cex:durableId="27D5C0BD" w16cex:dateUtc="2023-04-04T02:16:00Z"/>
  <w16cex:commentExtensible w16cex:durableId="27D5C0FC" w16cex:dateUtc="2023-04-04T02:17:00Z"/>
  <w16cex:commentExtensible w16cex:durableId="27D5C13C" w16cex:dateUtc="2023-04-04T02:18:00Z"/>
  <w16cex:commentExtensible w16cex:durableId="27B9FAB1" w16cex:dateUtc="2023-03-13T23:40:00Z"/>
  <w16cex:commentExtensible w16cex:durableId="27B9FAE6" w16cex:dateUtc="2023-03-13T23:41:00Z"/>
  <w16cex:commentExtensible w16cex:durableId="27B1B96C" w16cex:dateUtc="2023-03-07T18:23:00Z"/>
  <w16cex:commentExtensible w16cex:durableId="27D5C1FD" w16cex:dateUtc="2023-04-04T02:22:00Z"/>
  <w16cex:commentExtensible w16cex:durableId="27D5C264" w16cex:dateUtc="2023-04-04T02:23:00Z"/>
  <w16cex:commentExtensible w16cex:durableId="27D5C2C8" w16cex:dateUtc="2023-04-04T02:25:00Z"/>
  <w16cex:commentExtensible w16cex:durableId="27D5C317" w16cex:dateUtc="2023-04-04T02:26:00Z"/>
  <w16cex:commentExtensible w16cex:durableId="27B194B5" w16cex:dateUtc="2023-03-07T15:47:00Z"/>
  <w16cex:commentExtensible w16cex:durableId="27D5C3AD" w16cex:dateUtc="2023-04-04T02:29:00Z"/>
  <w16cex:commentExtensible w16cex:durableId="27B1BAB6" w16cex:dateUtc="2023-03-07T18:29:00Z"/>
  <w16cex:commentExtensible w16cex:durableId="27D5C490" w16cex:dateUtc="2023-04-04T02:33:00Z"/>
  <w16cex:commentExtensible w16cex:durableId="27D5C44B" w16cex:dateUtc="2023-04-04T02:31:00Z"/>
  <w16cex:commentExtensible w16cex:durableId="27D5C529" w16cex:dateUtc="2023-04-04T02:35:00Z"/>
  <w16cex:commentExtensible w16cex:durableId="27B1BB67" w16cex:dateUtc="2023-03-07T18:32:00Z"/>
  <w16cex:commentExtensible w16cex:durableId="27D5C565" w16cex:dateUtc="2023-04-04T02:36:00Z"/>
  <w16cex:commentExtensible w16cex:durableId="27D5C59F" w16cex:dateUtc="2023-04-04T02:37:00Z"/>
  <w16cex:commentExtensible w16cex:durableId="27B1BB8D" w16cex:dateUtc="2023-03-07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3F14A5" w16cid:durableId="27D5A942"/>
  <w16cid:commentId w16cid:paraId="20C2218B" w16cid:durableId="27D5A993"/>
  <w16cid:commentId w16cid:paraId="01E7258A" w16cid:durableId="27B187ED"/>
  <w16cid:commentId w16cid:paraId="3617CD81" w16cid:durableId="27B1886E"/>
  <w16cid:commentId w16cid:paraId="7780299B" w16cid:durableId="27D5AA2D"/>
  <w16cid:commentId w16cid:paraId="0606DDBA" w16cid:durableId="27D5AA86"/>
  <w16cid:commentId w16cid:paraId="5D67A75D" w16cid:durableId="27D5AE01"/>
  <w16cid:commentId w16cid:paraId="4036778B" w16cid:durableId="27D5ABD0"/>
  <w16cid:commentId w16cid:paraId="0596C65B" w16cid:durableId="27D5AB40"/>
  <w16cid:commentId w16cid:paraId="6E9530D6" w16cid:durableId="27B18A05"/>
  <w16cid:commentId w16cid:paraId="7E7232D3" w16cid:durableId="27D5B846"/>
  <w16cid:commentId w16cid:paraId="5A4C412B" w16cid:durableId="27B9F0A8"/>
  <w16cid:commentId w16cid:paraId="5B89F629" w16cid:durableId="27D5AC82"/>
  <w16cid:commentId w16cid:paraId="04F20CCE" w16cid:durableId="27B18B65"/>
  <w16cid:commentId w16cid:paraId="054CDFE6" w16cid:durableId="27D5ACC6"/>
  <w16cid:commentId w16cid:paraId="52856332" w16cid:durableId="27B18C0D"/>
  <w16cid:commentId w16cid:paraId="267DD7A8" w16cid:durableId="27B18CD4"/>
  <w16cid:commentId w16cid:paraId="43CDCD20" w16cid:durableId="27D5AE37"/>
  <w16cid:commentId w16cid:paraId="15E2A562" w16cid:durableId="27B18D1B"/>
  <w16cid:commentId w16cid:paraId="4F54E228" w16cid:durableId="27D5AE7C"/>
  <w16cid:commentId w16cid:paraId="681E9C04" w16cid:durableId="27B9F18B"/>
  <w16cid:commentId w16cid:paraId="74C24572" w16cid:durableId="27B18DBB"/>
  <w16cid:commentId w16cid:paraId="35C82709" w16cid:durableId="27D5B494"/>
  <w16cid:commentId w16cid:paraId="573D628C" w16cid:durableId="27D5B5A9"/>
  <w16cid:commentId w16cid:paraId="1B9BB278" w16cid:durableId="27D5B69B"/>
  <w16cid:commentId w16cid:paraId="7DF2CEEB" w16cid:durableId="27D5B6C7"/>
  <w16cid:commentId w16cid:paraId="2CC6F585" w16cid:durableId="27D5B719"/>
  <w16cid:commentId w16cid:paraId="79A13412" w16cid:durableId="27D5B74B"/>
  <w16cid:commentId w16cid:paraId="27488F19" w16cid:durableId="27D5B870"/>
  <w16cid:commentId w16cid:paraId="357A3B9B" w16cid:durableId="27D5B80B"/>
  <w16cid:commentId w16cid:paraId="00F56235" w16cid:durableId="27D5B8A8"/>
  <w16cid:commentId w16cid:paraId="741CD2E6" w16cid:durableId="27D5B8FD"/>
  <w16cid:commentId w16cid:paraId="54B1B55D" w16cid:durableId="27D5B9BE"/>
  <w16cid:commentId w16cid:paraId="528B5685" w16cid:durableId="27D5B9FB"/>
  <w16cid:commentId w16cid:paraId="05749611" w16cid:durableId="27D5BA2B"/>
  <w16cid:commentId w16cid:paraId="4D8DB0E7" w16cid:durableId="27B18EB7"/>
  <w16cid:commentId w16cid:paraId="05CB84D0" w16cid:durableId="27B18EE0"/>
  <w16cid:commentId w16cid:paraId="5A65FB3C" w16cid:durableId="27D5BB42"/>
  <w16cid:commentId w16cid:paraId="7CCA37DA" w16cid:durableId="27D5BBA1"/>
  <w16cid:commentId w16cid:paraId="1301356B" w16cid:durableId="27D5BC07"/>
  <w16cid:commentId w16cid:paraId="302120C1" w16cid:durableId="27D5BC6F"/>
  <w16cid:commentId w16cid:paraId="5AA32917" w16cid:durableId="27B18F49"/>
  <w16cid:commentId w16cid:paraId="3B5289B0" w16cid:durableId="27D5BCC4"/>
  <w16cid:commentId w16cid:paraId="07022B8C" w16cid:durableId="27B9F838"/>
  <w16cid:commentId w16cid:paraId="32636DA3" w16cid:durableId="27D5BD60"/>
  <w16cid:commentId w16cid:paraId="7D5DBD2C" w16cid:durableId="27D5BD8A"/>
  <w16cid:commentId w16cid:paraId="6D63224B" w16cid:durableId="27B9F8CC"/>
  <w16cid:commentId w16cid:paraId="3BCD22ED" w16cid:durableId="27B19071"/>
  <w16cid:commentId w16cid:paraId="58DA7811" w16cid:durableId="27D5BE31"/>
  <w16cid:commentId w16cid:paraId="72BFDE61" w16cid:durableId="27D5BF78"/>
  <w16cid:commentId w16cid:paraId="7E49E771" w16cid:durableId="27D5BFA8"/>
  <w16cid:commentId w16cid:paraId="3A198406" w16cid:durableId="27D5BFE7"/>
  <w16cid:commentId w16cid:paraId="50787C15" w16cid:durableId="27D5C072"/>
  <w16cid:commentId w16cid:paraId="66437031" w16cid:durableId="27D5C0BD"/>
  <w16cid:commentId w16cid:paraId="6EA73E3B" w16cid:durableId="27D5C0FC"/>
  <w16cid:commentId w16cid:paraId="5264FEB0" w16cid:durableId="27D5C13C"/>
  <w16cid:commentId w16cid:paraId="42E7A450" w16cid:durableId="27B9FAB1"/>
  <w16cid:commentId w16cid:paraId="4CA1B3D9" w16cid:durableId="27B9FAE6"/>
  <w16cid:commentId w16cid:paraId="292D5978" w16cid:durableId="27B1B96C"/>
  <w16cid:commentId w16cid:paraId="4A2A0F82" w16cid:durableId="27D5C1FD"/>
  <w16cid:commentId w16cid:paraId="49890FCF" w16cid:durableId="27D5C264"/>
  <w16cid:commentId w16cid:paraId="07B14634" w16cid:durableId="27D5C2C8"/>
  <w16cid:commentId w16cid:paraId="64EE46CA" w16cid:durableId="27D5C317"/>
  <w16cid:commentId w16cid:paraId="7C178C7A" w16cid:durableId="27B194B5"/>
  <w16cid:commentId w16cid:paraId="2747F0B9" w16cid:durableId="27D5C3AD"/>
  <w16cid:commentId w16cid:paraId="59045BC7" w16cid:durableId="27B1BAB6"/>
  <w16cid:commentId w16cid:paraId="7800C0B5" w16cid:durableId="27D5C490"/>
  <w16cid:commentId w16cid:paraId="5E11A33D" w16cid:durableId="27D5C44B"/>
  <w16cid:commentId w16cid:paraId="66E0D9A9" w16cid:durableId="27D5C529"/>
  <w16cid:commentId w16cid:paraId="51CD42FB" w16cid:durableId="27B1BB67"/>
  <w16cid:commentId w16cid:paraId="4B02E283" w16cid:durableId="27D5C565"/>
  <w16cid:commentId w16cid:paraId="2EF8A5BD" w16cid:durableId="27D5C59F"/>
  <w16cid:commentId w16cid:paraId="2ACF93A2" w16cid:durableId="27B1BB8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E385C"/>
    <w:multiLevelType w:val="hybridMultilevel"/>
    <w:tmpl w:val="6C708F06"/>
    <w:lvl w:ilvl="0" w:tplc="6EB0D1DA">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752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ie Harrison">
    <w15:presenceInfo w15:providerId="Windows Live" w15:userId="c98f0b1ec84af612"/>
  </w15:person>
  <w15:person w15:author="Herderschee, Hayley">
    <w15:presenceInfo w15:providerId="AD" w15:userId="S::hlhotka@umich.edu::9f2bbc22-a88f-435e-95ff-0b1ceadf3ba5"/>
  </w15:person>
  <w15:person w15:author="Amber Abbott">
    <w15:presenceInfo w15:providerId="Windows Live" w15:userId="fd628318bd64c2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zE0t7A0M7cwNDFW0lEKTi0uzszPAykwrAUAKqopwiwAAAA="/>
  </w:docVars>
  <w:rsids>
    <w:rsidRoot w:val="001C052B"/>
    <w:rsid w:val="00004025"/>
    <w:rsid w:val="00013578"/>
    <w:rsid w:val="00045202"/>
    <w:rsid w:val="00045F02"/>
    <w:rsid w:val="00051E6B"/>
    <w:rsid w:val="00071852"/>
    <w:rsid w:val="00071FEF"/>
    <w:rsid w:val="00074497"/>
    <w:rsid w:val="00090FF2"/>
    <w:rsid w:val="000A4F5B"/>
    <w:rsid w:val="00112CB4"/>
    <w:rsid w:val="001174AF"/>
    <w:rsid w:val="001761E8"/>
    <w:rsid w:val="001A04E5"/>
    <w:rsid w:val="001C052B"/>
    <w:rsid w:val="001F5B3C"/>
    <w:rsid w:val="0022208E"/>
    <w:rsid w:val="00255F47"/>
    <w:rsid w:val="00287FF7"/>
    <w:rsid w:val="00294D9D"/>
    <w:rsid w:val="002B4222"/>
    <w:rsid w:val="002E6B28"/>
    <w:rsid w:val="00307365"/>
    <w:rsid w:val="003251CC"/>
    <w:rsid w:val="00342AA2"/>
    <w:rsid w:val="00346E6D"/>
    <w:rsid w:val="0036535E"/>
    <w:rsid w:val="0037157A"/>
    <w:rsid w:val="0039230D"/>
    <w:rsid w:val="003A0D3C"/>
    <w:rsid w:val="003B63D7"/>
    <w:rsid w:val="003D7972"/>
    <w:rsid w:val="003E2495"/>
    <w:rsid w:val="00487BEC"/>
    <w:rsid w:val="004A20CB"/>
    <w:rsid w:val="004A352B"/>
    <w:rsid w:val="004C63F8"/>
    <w:rsid w:val="004D57DE"/>
    <w:rsid w:val="00536FEA"/>
    <w:rsid w:val="00537FBE"/>
    <w:rsid w:val="00591797"/>
    <w:rsid w:val="00596DC8"/>
    <w:rsid w:val="00596F0E"/>
    <w:rsid w:val="005D3DA4"/>
    <w:rsid w:val="005D48D9"/>
    <w:rsid w:val="006B2F2E"/>
    <w:rsid w:val="006F55B3"/>
    <w:rsid w:val="00734F41"/>
    <w:rsid w:val="00742F8E"/>
    <w:rsid w:val="00746AB8"/>
    <w:rsid w:val="007E2654"/>
    <w:rsid w:val="00802B6F"/>
    <w:rsid w:val="008506E6"/>
    <w:rsid w:val="00873280"/>
    <w:rsid w:val="008977C0"/>
    <w:rsid w:val="008B2317"/>
    <w:rsid w:val="008E7276"/>
    <w:rsid w:val="008F0BF7"/>
    <w:rsid w:val="0090717D"/>
    <w:rsid w:val="009076AB"/>
    <w:rsid w:val="00933EEA"/>
    <w:rsid w:val="00934121"/>
    <w:rsid w:val="0095197C"/>
    <w:rsid w:val="009A1621"/>
    <w:rsid w:val="009A2066"/>
    <w:rsid w:val="009B6231"/>
    <w:rsid w:val="009C37FF"/>
    <w:rsid w:val="009D449D"/>
    <w:rsid w:val="009D537E"/>
    <w:rsid w:val="009E7E22"/>
    <w:rsid w:val="009F4904"/>
    <w:rsid w:val="009F4AAB"/>
    <w:rsid w:val="00A22BDE"/>
    <w:rsid w:val="00A322BE"/>
    <w:rsid w:val="00A32E6D"/>
    <w:rsid w:val="00A3783C"/>
    <w:rsid w:val="00A657CF"/>
    <w:rsid w:val="00A80725"/>
    <w:rsid w:val="00A81C5F"/>
    <w:rsid w:val="00AA1C68"/>
    <w:rsid w:val="00AB430C"/>
    <w:rsid w:val="00AD0A24"/>
    <w:rsid w:val="00AD3DFC"/>
    <w:rsid w:val="00AF0076"/>
    <w:rsid w:val="00AF0B5E"/>
    <w:rsid w:val="00AF3153"/>
    <w:rsid w:val="00AF4600"/>
    <w:rsid w:val="00B24EA9"/>
    <w:rsid w:val="00B30B48"/>
    <w:rsid w:val="00B57D6B"/>
    <w:rsid w:val="00B71DF4"/>
    <w:rsid w:val="00B838A6"/>
    <w:rsid w:val="00BB2F78"/>
    <w:rsid w:val="00BC5668"/>
    <w:rsid w:val="00BE673E"/>
    <w:rsid w:val="00C268BE"/>
    <w:rsid w:val="00C27A29"/>
    <w:rsid w:val="00C50DB2"/>
    <w:rsid w:val="00C51BA1"/>
    <w:rsid w:val="00C63035"/>
    <w:rsid w:val="00C85FBD"/>
    <w:rsid w:val="00CC0708"/>
    <w:rsid w:val="00D16694"/>
    <w:rsid w:val="00D225E1"/>
    <w:rsid w:val="00D343C7"/>
    <w:rsid w:val="00D40DF5"/>
    <w:rsid w:val="00D46220"/>
    <w:rsid w:val="00D66633"/>
    <w:rsid w:val="00D842B9"/>
    <w:rsid w:val="00DB3D1D"/>
    <w:rsid w:val="00DD0B89"/>
    <w:rsid w:val="00E059C0"/>
    <w:rsid w:val="00E05DF7"/>
    <w:rsid w:val="00E204A0"/>
    <w:rsid w:val="00E23776"/>
    <w:rsid w:val="00E35EE4"/>
    <w:rsid w:val="00E60243"/>
    <w:rsid w:val="00E70CEA"/>
    <w:rsid w:val="00E9276C"/>
    <w:rsid w:val="00ED546B"/>
    <w:rsid w:val="00ED5BCD"/>
    <w:rsid w:val="00F245E1"/>
    <w:rsid w:val="00F25B4B"/>
    <w:rsid w:val="00F26A41"/>
    <w:rsid w:val="00F305F9"/>
    <w:rsid w:val="00F52666"/>
    <w:rsid w:val="00FA332F"/>
    <w:rsid w:val="00FD1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084A"/>
  <w15:chartTrackingRefBased/>
  <w15:docId w15:val="{7A87EFCC-1EAE-D947-B0A9-A795D5CA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52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C052B"/>
    <w:rPr>
      <w:sz w:val="16"/>
      <w:szCs w:val="16"/>
    </w:rPr>
  </w:style>
  <w:style w:type="paragraph" w:styleId="NormalWeb">
    <w:name w:val="Normal (Web)"/>
    <w:basedOn w:val="Normal"/>
    <w:uiPriority w:val="99"/>
    <w:unhideWhenUsed/>
    <w:rsid w:val="00536FEA"/>
    <w:pPr>
      <w:spacing w:before="100" w:beforeAutospacing="1" w:after="100" w:afterAutospacing="1"/>
    </w:pPr>
  </w:style>
  <w:style w:type="paragraph" w:styleId="Revision">
    <w:name w:val="Revision"/>
    <w:hidden/>
    <w:uiPriority w:val="99"/>
    <w:semiHidden/>
    <w:rsid w:val="00536FEA"/>
    <w:rPr>
      <w:rFonts w:ascii="Times New Roman" w:eastAsia="Times New Roman" w:hAnsi="Times New Roman" w:cs="Times New Roman"/>
    </w:rPr>
  </w:style>
  <w:style w:type="paragraph" w:styleId="CommentText">
    <w:name w:val="annotation text"/>
    <w:basedOn w:val="Normal"/>
    <w:link w:val="CommentTextChar"/>
    <w:uiPriority w:val="99"/>
    <w:unhideWhenUsed/>
    <w:rsid w:val="00AD0A24"/>
    <w:rPr>
      <w:sz w:val="20"/>
      <w:szCs w:val="20"/>
    </w:rPr>
  </w:style>
  <w:style w:type="character" w:customStyle="1" w:styleId="CommentTextChar">
    <w:name w:val="Comment Text Char"/>
    <w:basedOn w:val="DefaultParagraphFont"/>
    <w:link w:val="CommentText"/>
    <w:uiPriority w:val="99"/>
    <w:rsid w:val="00AD0A2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D0A24"/>
    <w:rPr>
      <w:b/>
      <w:bCs/>
    </w:rPr>
  </w:style>
  <w:style w:type="character" w:customStyle="1" w:styleId="CommentSubjectChar">
    <w:name w:val="Comment Subject Char"/>
    <w:basedOn w:val="CommentTextChar"/>
    <w:link w:val="CommentSubject"/>
    <w:uiPriority w:val="99"/>
    <w:semiHidden/>
    <w:rsid w:val="00AD0A24"/>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5D3DA4"/>
    <w:rPr>
      <w:color w:val="0563C1" w:themeColor="hyperlink"/>
      <w:u w:val="single"/>
    </w:rPr>
  </w:style>
  <w:style w:type="paragraph" w:styleId="ListParagraph">
    <w:name w:val="List Paragraph"/>
    <w:basedOn w:val="Normal"/>
    <w:uiPriority w:val="34"/>
    <w:qFormat/>
    <w:rsid w:val="005D3DA4"/>
    <w:pPr>
      <w:ind w:left="720"/>
      <w:contextualSpacing/>
    </w:pPr>
  </w:style>
  <w:style w:type="character" w:styleId="UnresolvedMention">
    <w:name w:val="Unresolved Mention"/>
    <w:basedOn w:val="DefaultParagraphFont"/>
    <w:uiPriority w:val="99"/>
    <w:semiHidden/>
    <w:unhideWhenUsed/>
    <w:rsid w:val="00850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475135">
      <w:bodyDiv w:val="1"/>
      <w:marLeft w:val="0"/>
      <w:marRight w:val="0"/>
      <w:marTop w:val="0"/>
      <w:marBottom w:val="0"/>
      <w:divBdr>
        <w:top w:val="none" w:sz="0" w:space="0" w:color="auto"/>
        <w:left w:val="none" w:sz="0" w:space="0" w:color="auto"/>
        <w:bottom w:val="none" w:sz="0" w:space="0" w:color="auto"/>
        <w:right w:val="none" w:sz="0" w:space="0" w:color="auto"/>
      </w:divBdr>
    </w:div>
    <w:div w:id="372730604">
      <w:bodyDiv w:val="1"/>
      <w:marLeft w:val="0"/>
      <w:marRight w:val="0"/>
      <w:marTop w:val="0"/>
      <w:marBottom w:val="0"/>
      <w:divBdr>
        <w:top w:val="none" w:sz="0" w:space="0" w:color="auto"/>
        <w:left w:val="none" w:sz="0" w:space="0" w:color="auto"/>
        <w:bottom w:val="none" w:sz="0" w:space="0" w:color="auto"/>
        <w:right w:val="none" w:sz="0" w:space="0" w:color="auto"/>
      </w:divBdr>
    </w:div>
    <w:div w:id="1584293155">
      <w:bodyDiv w:val="1"/>
      <w:marLeft w:val="0"/>
      <w:marRight w:val="0"/>
      <w:marTop w:val="0"/>
      <w:marBottom w:val="0"/>
      <w:divBdr>
        <w:top w:val="none" w:sz="0" w:space="0" w:color="auto"/>
        <w:left w:val="none" w:sz="0" w:space="0" w:color="auto"/>
        <w:bottom w:val="none" w:sz="0" w:space="0" w:color="auto"/>
        <w:right w:val="none" w:sz="0" w:space="0" w:color="auto"/>
      </w:divBdr>
      <w:divsChild>
        <w:div w:id="909465028">
          <w:marLeft w:val="480"/>
          <w:marRight w:val="0"/>
          <w:marTop w:val="0"/>
          <w:marBottom w:val="0"/>
          <w:divBdr>
            <w:top w:val="none" w:sz="0" w:space="0" w:color="auto"/>
            <w:left w:val="none" w:sz="0" w:space="0" w:color="auto"/>
            <w:bottom w:val="none" w:sz="0" w:space="0" w:color="auto"/>
            <w:right w:val="none" w:sz="0" w:space="0" w:color="auto"/>
          </w:divBdr>
          <w:divsChild>
            <w:div w:id="15915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riting.wisc.edu/handbook/style/ccs_activevoice/" TargetMode="External"/><Relationship Id="rId2" Type="http://schemas.openxmlformats.org/officeDocument/2006/relationships/hyperlink" Target="https://www.grammarly.com" TargetMode="External"/><Relationship Id="rId1" Type="http://schemas.openxmlformats.org/officeDocument/2006/relationships/hyperlink" Target="https://owl.purdue.edu/owl/general_writing/punctuation/commas/index.html" TargetMode="External"/><Relationship Id="rId6" Type="http://schemas.openxmlformats.org/officeDocument/2006/relationships/hyperlink" Target="https://emerginginvestigators.org/submissions/figures" TargetMode="External"/><Relationship Id="rId5" Type="http://schemas.openxmlformats.org/officeDocument/2006/relationships/hyperlink" Target="https://www.grammarly.com/blog/first-second-and-third-person/" TargetMode="External"/><Relationship Id="rId4" Type="http://schemas.openxmlformats.org/officeDocument/2006/relationships/hyperlink" Target="https://languagetool.org/insights/post/grammar-dangling-modifiers/"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doi.org/10.1016/S1071-5819(03)00023-5" TargetMode="External"/><Relationship Id="rId18" Type="http://schemas.openxmlformats.org/officeDocument/2006/relationships/hyperlink" Target="https://doi.org/10.1002/acp.2994" TargetMode="External"/><Relationship Id="rId26" Type="http://schemas.openxmlformats.org/officeDocument/2006/relationships/hyperlink" Target="https://doi.org/10.1016/S1096-7516(01)00076-8" TargetMode="External"/><Relationship Id="rId3" Type="http://schemas.openxmlformats.org/officeDocument/2006/relationships/settings" Target="settings.xml"/><Relationship Id="rId21" Type="http://schemas.openxmlformats.org/officeDocument/2006/relationships/hyperlink" Target="https://doi.org/10.3758/BF03193412" TargetMode="External"/><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hyperlink" Target="https://www.census.gov/library/stories/2020/08/schooling-during-the-covid-19-pandemic.html" TargetMode="External"/><Relationship Id="rId17" Type="http://schemas.openxmlformats.org/officeDocument/2006/relationships/hyperlink" Target="https://doi.org/10.1177/0305735611400173" TargetMode="External"/><Relationship Id="rId25" Type="http://schemas.openxmlformats.org/officeDocument/2006/relationships/hyperlink" Target="https://doi.org/10.3389/fpsyg.2017.0230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j.compedu.2006.09.006" TargetMode="External"/><Relationship Id="rId20" Type="http://schemas.openxmlformats.org/officeDocument/2006/relationships/hyperlink" Target="https://doi.org/10.1002/brb3.1104" TargetMode="External"/><Relationship Id="rId29" Type="http://schemas.openxmlformats.org/officeDocument/2006/relationships/image" Target="media/image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vhslearning.org/about-us" TargetMode="External"/><Relationship Id="rId24" Type="http://schemas.openxmlformats.org/officeDocument/2006/relationships/hyperlink" Target="https://doi.org/10.1038/365611a0" TargetMode="External"/><Relationship Id="rId32"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hyperlink" Target="https://doi.org/10.1080/87567555.2015.1019826" TargetMode="External"/><Relationship Id="rId23" Type="http://schemas.openxmlformats.org/officeDocument/2006/relationships/hyperlink" Target="https://doi.org/10.1080/00140130210121932" TargetMode="External"/><Relationship Id="rId28" Type="http://schemas.openxmlformats.org/officeDocument/2006/relationships/image" Target="media/image1.png"/><Relationship Id="rId10" Type="http://schemas.openxmlformats.org/officeDocument/2006/relationships/hyperlink" Target="https://www.khanacademy.org/_render" TargetMode="External"/><Relationship Id="rId19" Type="http://schemas.openxmlformats.org/officeDocument/2006/relationships/hyperlink" Target="https://doi.org/10.1525/mp.2002.20.2.151"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tomorrow.org/speakup/2020CB-Digital-Learning-during-the-Pandemic.html" TargetMode="External"/><Relationship Id="rId14" Type="http://schemas.openxmlformats.org/officeDocument/2006/relationships/hyperlink" Target="https://doi.org/10.1016/j.jenvp.2009.03.001" TargetMode="External"/><Relationship Id="rId22" Type="http://schemas.openxmlformats.org/officeDocument/2006/relationships/hyperlink" Target="https://doi.org/10.1016/j.edurev.2012.05.003" TargetMode="External"/><Relationship Id="rId27" Type="http://schemas.openxmlformats.org/officeDocument/2006/relationships/hyperlink" Target="https://www.learntechlib.org/p/100673/" TargetMode="External"/><Relationship Id="rId30" Type="http://schemas.openxmlformats.org/officeDocument/2006/relationships/image" Target="media/image3.png"/><Relationship Id="rId35" Type="http://schemas.openxmlformats.org/officeDocument/2006/relationships/theme" Target="theme/theme1.xml"/><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19</Pages>
  <Words>5058</Words>
  <Characters>28837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Sirohi Kumar</dc:creator>
  <cp:keywords/>
  <dc:description/>
  <cp:lastModifiedBy>Mollie Harrison</cp:lastModifiedBy>
  <cp:revision>3</cp:revision>
  <cp:lastPrinted>2023-01-31T18:34:00Z</cp:lastPrinted>
  <dcterms:created xsi:type="dcterms:W3CDTF">2023-04-04T00:59:00Z</dcterms:created>
  <dcterms:modified xsi:type="dcterms:W3CDTF">2023-04-04T02:38:00Z</dcterms:modified>
</cp:coreProperties>
</file>